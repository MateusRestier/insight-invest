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D37F3" w14:textId="77777777" w:rsidR="001429C7" w:rsidRPr="00D3326A" w:rsidRDefault="001429C7" w:rsidP="001429C7">
      <w:pPr>
        <w:spacing w:line="240" w:lineRule="auto"/>
        <w:ind w:firstLine="0"/>
        <w:jc w:val="center"/>
        <w:rPr>
          <w:b/>
          <w:sz w:val="32"/>
          <w:szCs w:val="32"/>
        </w:rPr>
      </w:pPr>
      <w:r w:rsidRPr="00D3326A">
        <w:rPr>
          <w:b/>
          <w:sz w:val="32"/>
          <w:szCs w:val="32"/>
        </w:rPr>
        <w:t>UNIVERSIDADE VEIGA DE ALMEIDA – UVA</w:t>
      </w:r>
    </w:p>
    <w:p w14:paraId="4A185751" w14:textId="77777777" w:rsidR="001429C7" w:rsidRPr="00D3326A" w:rsidRDefault="001429C7" w:rsidP="001429C7">
      <w:pPr>
        <w:spacing w:line="240" w:lineRule="auto"/>
        <w:ind w:firstLine="0"/>
        <w:jc w:val="center"/>
        <w:rPr>
          <w:b/>
          <w:sz w:val="32"/>
          <w:szCs w:val="32"/>
        </w:rPr>
      </w:pPr>
    </w:p>
    <w:p w14:paraId="22DAA9CD" w14:textId="77777777" w:rsidR="001429C7" w:rsidRPr="00D3326A" w:rsidRDefault="001429C7" w:rsidP="001429C7">
      <w:pPr>
        <w:ind w:firstLine="0"/>
        <w:jc w:val="center"/>
        <w:rPr>
          <w:sz w:val="32"/>
        </w:rPr>
      </w:pPr>
      <w:r w:rsidRPr="00D3326A">
        <w:rPr>
          <w:b/>
          <w:sz w:val="32"/>
          <w:szCs w:val="32"/>
        </w:rPr>
        <w:t>BACHARELADO EM CIÊNCIA DA COMPUTAÇÃO</w:t>
      </w:r>
      <w:r w:rsidRPr="00D3326A">
        <w:rPr>
          <w:sz w:val="24"/>
        </w:rPr>
        <w:t xml:space="preserve"> </w:t>
      </w:r>
    </w:p>
    <w:p w14:paraId="39B0DC1D" w14:textId="77777777" w:rsidR="001429C7" w:rsidRPr="00D3326A" w:rsidRDefault="001429C7" w:rsidP="00C029CE">
      <w:pPr>
        <w:rPr>
          <w:sz w:val="24"/>
        </w:rPr>
        <w:pPrChange w:id="0" w:author="Mateus Restier" w:date="2025-11-10T17:38:00Z">
          <w:pPr>
            <w:ind w:firstLine="0"/>
            <w:jc w:val="center"/>
          </w:pPr>
        </w:pPrChange>
      </w:pPr>
    </w:p>
    <w:p w14:paraId="50F918AE" w14:textId="77777777" w:rsidR="001429C7" w:rsidRPr="00D3326A" w:rsidRDefault="001429C7" w:rsidP="001429C7">
      <w:pPr>
        <w:ind w:firstLine="0"/>
        <w:jc w:val="center"/>
        <w:rPr>
          <w:sz w:val="24"/>
        </w:rPr>
      </w:pPr>
    </w:p>
    <w:p w14:paraId="7F34A45F" w14:textId="77777777" w:rsidR="001429C7" w:rsidRPr="00D3326A" w:rsidRDefault="001429C7" w:rsidP="001429C7">
      <w:pPr>
        <w:ind w:firstLine="0"/>
        <w:jc w:val="center"/>
        <w:rPr>
          <w:sz w:val="24"/>
        </w:rPr>
      </w:pPr>
    </w:p>
    <w:p w14:paraId="2192D690" w14:textId="77777777" w:rsidR="001429C7" w:rsidRPr="00D3326A" w:rsidRDefault="001429C7" w:rsidP="001429C7">
      <w:pPr>
        <w:ind w:firstLine="0"/>
        <w:jc w:val="center"/>
        <w:rPr>
          <w:sz w:val="24"/>
        </w:rPr>
      </w:pPr>
    </w:p>
    <w:p w14:paraId="193E0424" w14:textId="77777777" w:rsidR="001429C7" w:rsidRPr="00D3326A" w:rsidRDefault="001429C7" w:rsidP="001429C7">
      <w:pPr>
        <w:ind w:firstLine="0"/>
        <w:jc w:val="center"/>
        <w:rPr>
          <w:sz w:val="24"/>
        </w:rPr>
      </w:pPr>
    </w:p>
    <w:p w14:paraId="7B31AAE6" w14:textId="77777777" w:rsidR="001429C7" w:rsidRPr="00D3326A" w:rsidRDefault="001429C7" w:rsidP="001429C7">
      <w:pPr>
        <w:ind w:firstLine="0"/>
        <w:jc w:val="center"/>
        <w:rPr>
          <w:sz w:val="24"/>
        </w:rPr>
      </w:pPr>
    </w:p>
    <w:p w14:paraId="3B7620E2" w14:textId="77777777" w:rsidR="001429C7" w:rsidRPr="00D3326A" w:rsidRDefault="001429C7" w:rsidP="001429C7">
      <w:pPr>
        <w:ind w:firstLine="0"/>
        <w:jc w:val="center"/>
        <w:rPr>
          <w:sz w:val="24"/>
        </w:rPr>
      </w:pPr>
    </w:p>
    <w:p w14:paraId="3DD84429" w14:textId="77777777" w:rsidR="001429C7" w:rsidRPr="00D3326A" w:rsidRDefault="001429C7" w:rsidP="001429C7">
      <w:pPr>
        <w:ind w:firstLine="0"/>
        <w:jc w:val="center"/>
        <w:rPr>
          <w:sz w:val="24"/>
        </w:rPr>
      </w:pPr>
    </w:p>
    <w:p w14:paraId="2CBBAC5E"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36D052F6" w14:textId="77777777" w:rsidR="001429C7" w:rsidRPr="00D3326A" w:rsidRDefault="001429C7" w:rsidP="001429C7">
      <w:pPr>
        <w:ind w:firstLine="0"/>
        <w:jc w:val="center"/>
        <w:rPr>
          <w:sz w:val="24"/>
        </w:rPr>
      </w:pPr>
    </w:p>
    <w:p w14:paraId="710B85C6" w14:textId="77777777" w:rsidR="001429C7" w:rsidRPr="00D3326A" w:rsidRDefault="001429C7" w:rsidP="001429C7">
      <w:pPr>
        <w:ind w:firstLine="0"/>
        <w:jc w:val="center"/>
        <w:rPr>
          <w:sz w:val="24"/>
        </w:rPr>
      </w:pPr>
    </w:p>
    <w:p w14:paraId="6217F809" w14:textId="77777777" w:rsidR="001429C7" w:rsidRPr="00D3326A" w:rsidRDefault="001429C7" w:rsidP="001429C7">
      <w:pPr>
        <w:ind w:firstLine="0"/>
        <w:jc w:val="center"/>
        <w:rPr>
          <w:sz w:val="24"/>
        </w:rPr>
      </w:pPr>
    </w:p>
    <w:p w14:paraId="4C935BE4" w14:textId="77777777" w:rsidR="001429C7" w:rsidRPr="00D3326A" w:rsidRDefault="001429C7" w:rsidP="001429C7">
      <w:pPr>
        <w:ind w:firstLine="0"/>
        <w:jc w:val="center"/>
        <w:rPr>
          <w:sz w:val="24"/>
        </w:rPr>
      </w:pPr>
    </w:p>
    <w:p w14:paraId="4C3925E0" w14:textId="77777777" w:rsidR="001429C7" w:rsidRPr="00D3326A" w:rsidRDefault="001429C7" w:rsidP="001429C7">
      <w:pPr>
        <w:ind w:firstLine="0"/>
        <w:jc w:val="center"/>
        <w:rPr>
          <w:b/>
          <w:sz w:val="28"/>
          <w:szCs w:val="28"/>
        </w:rPr>
      </w:pPr>
      <w:r w:rsidRPr="00D3326A">
        <w:rPr>
          <w:b/>
          <w:sz w:val="28"/>
          <w:szCs w:val="28"/>
        </w:rPr>
        <w:t>MATEUS RESTIER DE SOUSA NORONHA</w:t>
      </w:r>
    </w:p>
    <w:p w14:paraId="476ED95E" w14:textId="77777777" w:rsidR="001429C7" w:rsidRPr="00D3326A" w:rsidRDefault="001429C7" w:rsidP="001429C7">
      <w:pPr>
        <w:ind w:firstLine="0"/>
        <w:jc w:val="center"/>
        <w:rPr>
          <w:b/>
          <w:sz w:val="28"/>
          <w:szCs w:val="28"/>
        </w:rPr>
      </w:pPr>
      <w:r w:rsidRPr="00D3326A">
        <w:rPr>
          <w:b/>
          <w:sz w:val="28"/>
          <w:szCs w:val="28"/>
        </w:rPr>
        <w:t>1210201910</w:t>
      </w:r>
    </w:p>
    <w:p w14:paraId="0295C092" w14:textId="77777777" w:rsidR="001429C7" w:rsidRPr="00D3326A" w:rsidRDefault="001429C7" w:rsidP="001429C7">
      <w:pPr>
        <w:ind w:firstLine="0"/>
        <w:jc w:val="center"/>
        <w:rPr>
          <w:sz w:val="24"/>
        </w:rPr>
      </w:pPr>
    </w:p>
    <w:p w14:paraId="46095736" w14:textId="77777777" w:rsidR="001429C7" w:rsidRPr="00D3326A" w:rsidRDefault="001429C7" w:rsidP="001429C7">
      <w:pPr>
        <w:ind w:firstLine="0"/>
        <w:jc w:val="center"/>
        <w:rPr>
          <w:sz w:val="24"/>
        </w:rPr>
      </w:pPr>
    </w:p>
    <w:p w14:paraId="6F6398F8" w14:textId="77777777" w:rsidR="001429C7" w:rsidRPr="00D3326A" w:rsidRDefault="00B31B55" w:rsidP="001429C7">
      <w:pPr>
        <w:ind w:firstLine="0"/>
        <w:jc w:val="center"/>
        <w:rPr>
          <w:sz w:val="24"/>
        </w:rPr>
      </w:pPr>
      <w:commentRangeStart w:id="1"/>
      <w:commentRangeEnd w:id="1"/>
      <w:r>
        <w:rPr>
          <w:rStyle w:val="Refdecomentrio"/>
        </w:rPr>
        <w:commentReference w:id="1"/>
      </w:r>
    </w:p>
    <w:p w14:paraId="5AF05794" w14:textId="77777777" w:rsidR="001429C7" w:rsidRPr="00D3326A" w:rsidRDefault="001429C7" w:rsidP="001429C7">
      <w:pPr>
        <w:ind w:firstLine="0"/>
        <w:jc w:val="center"/>
        <w:rPr>
          <w:sz w:val="24"/>
        </w:rPr>
      </w:pPr>
    </w:p>
    <w:p w14:paraId="515CC1C6" w14:textId="77777777" w:rsidR="001429C7" w:rsidRPr="00D3326A" w:rsidRDefault="001429C7" w:rsidP="001429C7">
      <w:pPr>
        <w:ind w:firstLine="0"/>
        <w:jc w:val="center"/>
        <w:rPr>
          <w:sz w:val="24"/>
        </w:rPr>
      </w:pPr>
    </w:p>
    <w:p w14:paraId="6E82B02E" w14:textId="77777777" w:rsidR="001429C7" w:rsidRPr="00D3326A" w:rsidRDefault="001429C7" w:rsidP="001429C7">
      <w:pPr>
        <w:ind w:firstLine="0"/>
        <w:jc w:val="center"/>
        <w:rPr>
          <w:sz w:val="24"/>
        </w:rPr>
      </w:pPr>
    </w:p>
    <w:p w14:paraId="26ADBA17" w14:textId="77777777" w:rsidR="001429C7" w:rsidRPr="00D3326A" w:rsidRDefault="001429C7" w:rsidP="001429C7">
      <w:pPr>
        <w:ind w:firstLine="0"/>
        <w:jc w:val="center"/>
        <w:rPr>
          <w:sz w:val="24"/>
        </w:rPr>
      </w:pPr>
    </w:p>
    <w:p w14:paraId="71C8D50D" w14:textId="77777777" w:rsidR="001429C7" w:rsidRPr="00D3326A" w:rsidRDefault="001429C7" w:rsidP="001429C7">
      <w:pPr>
        <w:ind w:firstLine="0"/>
        <w:jc w:val="center"/>
        <w:rPr>
          <w:sz w:val="24"/>
        </w:rPr>
      </w:pPr>
    </w:p>
    <w:p w14:paraId="40A2459D" w14:textId="77777777" w:rsidR="001429C7" w:rsidRPr="00D3326A" w:rsidRDefault="001429C7" w:rsidP="001429C7">
      <w:pPr>
        <w:ind w:firstLine="0"/>
        <w:jc w:val="center"/>
        <w:rPr>
          <w:sz w:val="24"/>
        </w:rPr>
      </w:pPr>
    </w:p>
    <w:p w14:paraId="2C557579" w14:textId="77777777" w:rsidR="001429C7" w:rsidRPr="00D3326A" w:rsidRDefault="001429C7" w:rsidP="001429C7">
      <w:pPr>
        <w:ind w:firstLine="0"/>
        <w:jc w:val="center"/>
        <w:rPr>
          <w:sz w:val="24"/>
        </w:rPr>
      </w:pPr>
    </w:p>
    <w:p w14:paraId="658869D6" w14:textId="77777777" w:rsidR="001429C7" w:rsidRPr="00D3326A" w:rsidRDefault="001429C7" w:rsidP="001429C7">
      <w:pPr>
        <w:ind w:firstLine="0"/>
        <w:jc w:val="center"/>
        <w:rPr>
          <w:b/>
          <w:sz w:val="24"/>
        </w:rPr>
      </w:pPr>
      <w:r w:rsidRPr="00D3326A">
        <w:rPr>
          <w:b/>
          <w:sz w:val="24"/>
        </w:rPr>
        <w:t>RIO DE JANEIRO</w:t>
      </w:r>
    </w:p>
    <w:p w14:paraId="3D513080" w14:textId="77777777" w:rsidR="001429C7" w:rsidRPr="00D3326A" w:rsidRDefault="001429C7" w:rsidP="001429C7">
      <w:pPr>
        <w:ind w:firstLine="0"/>
        <w:jc w:val="center"/>
        <w:rPr>
          <w:sz w:val="24"/>
        </w:rPr>
      </w:pPr>
    </w:p>
    <w:p w14:paraId="6EBE7EB5" w14:textId="77777777" w:rsidR="001429C7" w:rsidRPr="00D3326A" w:rsidRDefault="001429C7" w:rsidP="001429C7">
      <w:pPr>
        <w:ind w:firstLine="0"/>
        <w:jc w:val="center"/>
        <w:rPr>
          <w:b/>
          <w:sz w:val="32"/>
          <w:szCs w:val="32"/>
        </w:rPr>
      </w:pPr>
      <w:r w:rsidRPr="00D3326A">
        <w:rPr>
          <w:b/>
          <w:sz w:val="24"/>
        </w:rPr>
        <w:t>2025</w:t>
      </w:r>
      <w:r w:rsidRPr="00D3326A">
        <w:rPr>
          <w:b/>
          <w:sz w:val="28"/>
          <w:szCs w:val="28"/>
        </w:rPr>
        <w:br w:type="page"/>
      </w:r>
      <w:r w:rsidRPr="00D3326A">
        <w:rPr>
          <w:b/>
          <w:sz w:val="32"/>
          <w:szCs w:val="32"/>
        </w:rPr>
        <w:lastRenderedPageBreak/>
        <w:t>UNIVERSIDADE VEIGA DE ALMEIDA - UVA</w:t>
      </w:r>
    </w:p>
    <w:p w14:paraId="1D0FC849" w14:textId="77777777" w:rsidR="001429C7" w:rsidRPr="00D3326A" w:rsidRDefault="001429C7" w:rsidP="001429C7">
      <w:pPr>
        <w:ind w:firstLine="0"/>
        <w:jc w:val="center"/>
        <w:rPr>
          <w:sz w:val="24"/>
        </w:rPr>
      </w:pPr>
    </w:p>
    <w:p w14:paraId="01836CF8" w14:textId="77777777" w:rsidR="001429C7" w:rsidRPr="00D3326A" w:rsidRDefault="001429C7" w:rsidP="001429C7">
      <w:pPr>
        <w:ind w:firstLine="0"/>
        <w:jc w:val="center"/>
        <w:rPr>
          <w:sz w:val="24"/>
          <w:szCs w:val="28"/>
        </w:rPr>
      </w:pPr>
    </w:p>
    <w:p w14:paraId="29F80E68" w14:textId="77777777" w:rsidR="001429C7" w:rsidRPr="00D3326A" w:rsidRDefault="001429C7" w:rsidP="001429C7">
      <w:pPr>
        <w:ind w:firstLine="0"/>
        <w:jc w:val="center"/>
        <w:rPr>
          <w:sz w:val="24"/>
          <w:szCs w:val="28"/>
        </w:rPr>
      </w:pPr>
    </w:p>
    <w:p w14:paraId="2C4D7AFC" w14:textId="77777777" w:rsidR="001429C7" w:rsidRPr="00D3326A" w:rsidRDefault="001429C7" w:rsidP="001429C7">
      <w:pPr>
        <w:ind w:firstLine="0"/>
        <w:jc w:val="center"/>
        <w:rPr>
          <w:sz w:val="24"/>
          <w:szCs w:val="28"/>
        </w:rPr>
      </w:pPr>
    </w:p>
    <w:p w14:paraId="3373D44D" w14:textId="77777777" w:rsidR="001429C7" w:rsidRPr="00D3326A" w:rsidRDefault="001429C7" w:rsidP="001429C7">
      <w:pPr>
        <w:ind w:firstLine="0"/>
        <w:jc w:val="center"/>
        <w:rPr>
          <w:sz w:val="24"/>
          <w:szCs w:val="28"/>
        </w:rPr>
      </w:pPr>
    </w:p>
    <w:p w14:paraId="7DA45962" w14:textId="77777777" w:rsidR="001429C7" w:rsidRPr="00D3326A" w:rsidRDefault="001429C7" w:rsidP="001429C7">
      <w:pPr>
        <w:ind w:firstLine="0"/>
        <w:jc w:val="center"/>
        <w:rPr>
          <w:b/>
          <w:sz w:val="28"/>
          <w:szCs w:val="28"/>
        </w:rPr>
      </w:pPr>
      <w:r w:rsidRPr="00D3326A">
        <w:rPr>
          <w:b/>
          <w:sz w:val="28"/>
          <w:szCs w:val="28"/>
        </w:rPr>
        <w:t>MATEUS RESTIER DE SOUSA NORONHA</w:t>
      </w:r>
    </w:p>
    <w:p w14:paraId="25061122" w14:textId="77777777" w:rsidR="001429C7" w:rsidRPr="00D3326A" w:rsidRDefault="001429C7" w:rsidP="001429C7">
      <w:pPr>
        <w:ind w:firstLine="0"/>
        <w:jc w:val="center"/>
        <w:rPr>
          <w:sz w:val="24"/>
        </w:rPr>
      </w:pPr>
    </w:p>
    <w:p w14:paraId="74CBFF45" w14:textId="77777777" w:rsidR="001429C7" w:rsidRPr="00D3326A" w:rsidRDefault="001429C7" w:rsidP="001429C7">
      <w:pPr>
        <w:ind w:firstLine="0"/>
        <w:jc w:val="center"/>
        <w:rPr>
          <w:sz w:val="24"/>
        </w:rPr>
      </w:pPr>
    </w:p>
    <w:p w14:paraId="510CE391" w14:textId="77777777" w:rsidR="001429C7" w:rsidRPr="00D3326A" w:rsidRDefault="001429C7" w:rsidP="001429C7">
      <w:pPr>
        <w:spacing w:line="240" w:lineRule="auto"/>
        <w:ind w:left="4536" w:firstLine="0"/>
        <w:rPr>
          <w:b/>
          <w:sz w:val="20"/>
          <w:szCs w:val="20"/>
        </w:rPr>
      </w:pPr>
      <w:r w:rsidRPr="00D3326A">
        <w:rPr>
          <w:sz w:val="20"/>
          <w:szCs w:val="20"/>
        </w:rPr>
        <w:t>Monografia apresentada ao curso de Ciência da Computação da Universidade Veiga de Almeida, como requisito parcial para obtenção do título de Bacharel em Ciência da Computação.</w:t>
      </w:r>
    </w:p>
    <w:p w14:paraId="768301EC" w14:textId="77777777" w:rsidR="001429C7" w:rsidRPr="00D3326A" w:rsidRDefault="001429C7" w:rsidP="001429C7">
      <w:pPr>
        <w:spacing w:line="240" w:lineRule="auto"/>
        <w:ind w:firstLine="0"/>
        <w:rPr>
          <w:sz w:val="24"/>
          <w:szCs w:val="28"/>
        </w:rPr>
      </w:pPr>
    </w:p>
    <w:p w14:paraId="1AEDA92E" w14:textId="77777777" w:rsidR="001429C7" w:rsidRPr="00D3326A" w:rsidRDefault="001429C7" w:rsidP="001429C7">
      <w:pPr>
        <w:spacing w:line="240" w:lineRule="auto"/>
        <w:ind w:firstLine="0"/>
        <w:jc w:val="left"/>
        <w:rPr>
          <w:sz w:val="24"/>
          <w:szCs w:val="28"/>
        </w:rPr>
      </w:pPr>
    </w:p>
    <w:p w14:paraId="2A8019A9" w14:textId="77777777" w:rsidR="001429C7" w:rsidRPr="00D3326A" w:rsidRDefault="001429C7" w:rsidP="001429C7">
      <w:pPr>
        <w:spacing w:line="240" w:lineRule="auto"/>
        <w:ind w:firstLine="0"/>
        <w:rPr>
          <w:b/>
          <w:sz w:val="28"/>
          <w:szCs w:val="28"/>
        </w:rPr>
      </w:pPr>
      <w:r w:rsidRPr="00D3326A">
        <w:rPr>
          <w:b/>
          <w:sz w:val="28"/>
          <w:szCs w:val="28"/>
        </w:rPr>
        <w:t xml:space="preserve">Orientador(a): </w:t>
      </w:r>
    </w:p>
    <w:p w14:paraId="0F653AF8" w14:textId="77777777" w:rsidR="001429C7" w:rsidRPr="00D3326A" w:rsidRDefault="001429C7" w:rsidP="001429C7">
      <w:pPr>
        <w:spacing w:line="240" w:lineRule="auto"/>
        <w:ind w:firstLine="0"/>
        <w:rPr>
          <w:b/>
          <w:sz w:val="28"/>
          <w:szCs w:val="28"/>
        </w:rPr>
      </w:pPr>
      <w:r w:rsidRPr="00D3326A">
        <w:rPr>
          <w:b/>
          <w:sz w:val="28"/>
          <w:szCs w:val="28"/>
        </w:rPr>
        <w:t>EDUARDO LUIZ PARETO, MESTRE EM CIÊNCIA DA COMPUTAÇÃO</w:t>
      </w:r>
    </w:p>
    <w:p w14:paraId="3993F604" w14:textId="77777777" w:rsidR="001429C7" w:rsidRPr="00D3326A" w:rsidRDefault="001429C7" w:rsidP="001429C7">
      <w:pPr>
        <w:spacing w:line="240" w:lineRule="auto"/>
        <w:ind w:firstLine="0"/>
        <w:rPr>
          <w:sz w:val="28"/>
          <w:szCs w:val="28"/>
        </w:rPr>
      </w:pPr>
    </w:p>
    <w:p w14:paraId="7C51BA96" w14:textId="77777777" w:rsidR="001429C7" w:rsidRPr="00D3326A" w:rsidRDefault="001429C7" w:rsidP="001429C7">
      <w:pPr>
        <w:spacing w:line="240" w:lineRule="auto"/>
        <w:ind w:firstLine="0"/>
        <w:rPr>
          <w:sz w:val="28"/>
          <w:szCs w:val="28"/>
        </w:rPr>
      </w:pPr>
    </w:p>
    <w:p w14:paraId="6670031A" w14:textId="77777777" w:rsidR="001429C7" w:rsidRPr="00D3326A" w:rsidRDefault="001429C7" w:rsidP="001429C7">
      <w:pPr>
        <w:spacing w:line="240" w:lineRule="auto"/>
        <w:ind w:firstLine="0"/>
        <w:rPr>
          <w:sz w:val="28"/>
          <w:szCs w:val="28"/>
        </w:rPr>
      </w:pPr>
    </w:p>
    <w:p w14:paraId="7233EAF6" w14:textId="77777777" w:rsidR="001429C7" w:rsidRPr="00D3326A" w:rsidRDefault="001429C7" w:rsidP="001429C7">
      <w:pPr>
        <w:spacing w:line="240" w:lineRule="auto"/>
        <w:ind w:firstLine="0"/>
        <w:rPr>
          <w:sz w:val="28"/>
          <w:szCs w:val="28"/>
        </w:rPr>
      </w:pPr>
    </w:p>
    <w:p w14:paraId="4CC9DC7F" w14:textId="77777777" w:rsidR="001429C7" w:rsidRPr="00D3326A" w:rsidRDefault="001429C7" w:rsidP="001429C7">
      <w:pPr>
        <w:spacing w:line="240" w:lineRule="auto"/>
        <w:ind w:firstLine="0"/>
        <w:rPr>
          <w:sz w:val="28"/>
          <w:szCs w:val="28"/>
        </w:rPr>
      </w:pPr>
    </w:p>
    <w:p w14:paraId="771CDB29" w14:textId="77777777" w:rsidR="001429C7" w:rsidRPr="00D3326A" w:rsidRDefault="001429C7" w:rsidP="001429C7">
      <w:pPr>
        <w:spacing w:line="240" w:lineRule="auto"/>
        <w:ind w:firstLine="0"/>
        <w:rPr>
          <w:sz w:val="28"/>
          <w:szCs w:val="28"/>
        </w:rPr>
      </w:pPr>
    </w:p>
    <w:p w14:paraId="2910AABC" w14:textId="77777777" w:rsidR="001429C7" w:rsidRPr="00D3326A" w:rsidRDefault="001429C7" w:rsidP="001429C7">
      <w:pPr>
        <w:ind w:firstLine="0"/>
        <w:jc w:val="center"/>
        <w:rPr>
          <w:sz w:val="24"/>
          <w:szCs w:val="28"/>
        </w:rPr>
      </w:pPr>
    </w:p>
    <w:p w14:paraId="7F72A511" w14:textId="77777777" w:rsidR="001429C7" w:rsidRPr="00D3326A" w:rsidRDefault="00B31B55" w:rsidP="001429C7">
      <w:pPr>
        <w:ind w:firstLine="0"/>
        <w:jc w:val="center"/>
        <w:rPr>
          <w:sz w:val="24"/>
          <w:szCs w:val="28"/>
        </w:rPr>
      </w:pPr>
      <w:commentRangeStart w:id="2"/>
      <w:commentRangeEnd w:id="2"/>
      <w:r>
        <w:rPr>
          <w:rStyle w:val="Refdecomentrio"/>
        </w:rPr>
        <w:commentReference w:id="2"/>
      </w:r>
    </w:p>
    <w:p w14:paraId="6C3374E9" w14:textId="77777777" w:rsidR="001429C7" w:rsidRPr="00D3326A" w:rsidRDefault="001429C7" w:rsidP="001429C7">
      <w:pPr>
        <w:ind w:firstLine="0"/>
        <w:jc w:val="center"/>
        <w:rPr>
          <w:sz w:val="24"/>
          <w:szCs w:val="28"/>
        </w:rPr>
      </w:pPr>
    </w:p>
    <w:p w14:paraId="0D18F2AD" w14:textId="77777777" w:rsidR="001429C7" w:rsidRPr="00D3326A" w:rsidRDefault="001429C7" w:rsidP="00C029CE">
      <w:pPr>
        <w:rPr>
          <w:sz w:val="24"/>
        </w:rPr>
        <w:pPrChange w:id="3" w:author="Mateus Restier" w:date="2025-11-10T17:38:00Z">
          <w:pPr>
            <w:ind w:firstLine="0"/>
            <w:jc w:val="center"/>
          </w:pPr>
        </w:pPrChange>
      </w:pPr>
      <w:r w:rsidRPr="00D3326A">
        <w:rPr>
          <w:b/>
          <w:sz w:val="28"/>
          <w:szCs w:val="28"/>
        </w:rPr>
        <w:t>SISTEMA AUTOMATIZADO DE ANÁLISE, PREVISÃO E RECOMENDAÇÃO DE AÇÕES COM VISUAL ANALYTICS</w:t>
      </w:r>
    </w:p>
    <w:p w14:paraId="11229D35" w14:textId="77777777" w:rsidR="001429C7" w:rsidRPr="00D3326A" w:rsidRDefault="001429C7" w:rsidP="001429C7">
      <w:pPr>
        <w:ind w:firstLine="0"/>
        <w:jc w:val="center"/>
        <w:rPr>
          <w:b/>
          <w:sz w:val="28"/>
          <w:szCs w:val="28"/>
        </w:rPr>
      </w:pPr>
    </w:p>
    <w:p w14:paraId="77F5C33B" w14:textId="77777777" w:rsidR="001429C7" w:rsidRPr="00D3326A" w:rsidRDefault="001429C7" w:rsidP="001429C7">
      <w:pPr>
        <w:ind w:firstLine="0"/>
        <w:jc w:val="center"/>
        <w:rPr>
          <w:sz w:val="24"/>
          <w:szCs w:val="28"/>
        </w:rPr>
      </w:pPr>
    </w:p>
    <w:p w14:paraId="2A4FAB7E" w14:textId="77777777" w:rsidR="001429C7" w:rsidRPr="00D3326A" w:rsidRDefault="001429C7" w:rsidP="001429C7">
      <w:pPr>
        <w:ind w:firstLine="0"/>
        <w:rPr>
          <w:sz w:val="24"/>
          <w:szCs w:val="28"/>
        </w:rPr>
      </w:pPr>
    </w:p>
    <w:p w14:paraId="4D72BA65" w14:textId="77777777" w:rsidR="001429C7" w:rsidRPr="00D3326A" w:rsidRDefault="001429C7" w:rsidP="001429C7">
      <w:pPr>
        <w:ind w:firstLine="0"/>
        <w:jc w:val="center"/>
        <w:rPr>
          <w:sz w:val="24"/>
          <w:szCs w:val="28"/>
        </w:rPr>
      </w:pPr>
    </w:p>
    <w:p w14:paraId="45658251" w14:textId="77777777" w:rsidR="001429C7" w:rsidRPr="00D3326A" w:rsidRDefault="001429C7" w:rsidP="001429C7">
      <w:pPr>
        <w:ind w:firstLine="0"/>
        <w:jc w:val="center"/>
        <w:rPr>
          <w:sz w:val="24"/>
        </w:rPr>
      </w:pPr>
    </w:p>
    <w:p w14:paraId="62453E28" w14:textId="77777777" w:rsidR="001429C7" w:rsidRPr="00D3326A" w:rsidRDefault="001429C7" w:rsidP="001429C7">
      <w:pPr>
        <w:ind w:firstLine="0"/>
        <w:jc w:val="center"/>
        <w:rPr>
          <w:b/>
          <w:sz w:val="24"/>
        </w:rPr>
      </w:pPr>
      <w:r w:rsidRPr="00D3326A">
        <w:rPr>
          <w:b/>
          <w:sz w:val="24"/>
        </w:rPr>
        <w:t>RIO DE JANEIRO</w:t>
      </w:r>
    </w:p>
    <w:p w14:paraId="156E717B" w14:textId="77777777" w:rsidR="001429C7" w:rsidRPr="00D3326A" w:rsidRDefault="001429C7" w:rsidP="001429C7">
      <w:pPr>
        <w:ind w:firstLine="0"/>
        <w:jc w:val="center"/>
        <w:rPr>
          <w:sz w:val="24"/>
        </w:rPr>
      </w:pPr>
    </w:p>
    <w:p w14:paraId="49043335" w14:textId="18851E74" w:rsidR="001429C7" w:rsidRPr="00D3326A" w:rsidRDefault="001429C7" w:rsidP="001429C7">
      <w:pPr>
        <w:ind w:firstLine="0"/>
        <w:jc w:val="center"/>
        <w:rPr>
          <w:sz w:val="24"/>
        </w:rPr>
      </w:pPr>
      <w:r w:rsidRPr="00D3326A">
        <w:rPr>
          <w:b/>
          <w:sz w:val="24"/>
        </w:rPr>
        <w:t>2025</w:t>
      </w:r>
      <w:r w:rsidRPr="00D3326A">
        <w:rPr>
          <w:sz w:val="24"/>
        </w:rPr>
        <w:br w:type="page"/>
      </w:r>
      <w:r w:rsidRPr="00D3326A">
        <w:rPr>
          <w:noProof/>
        </w:rPr>
        <w:lastRenderedPageBreak/>
        <w:drawing>
          <wp:inline distT="0" distB="0" distL="0" distR="0" wp14:anchorId="686AD012" wp14:editId="79A6A226">
            <wp:extent cx="1483995" cy="569595"/>
            <wp:effectExtent l="0" t="0" r="1905" b="1905"/>
            <wp:docPr id="1687669014" name="Imagem 2" descr="Desenho de person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69014" name="Imagem 2" descr="Desenho de personagem de desenho animad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3995" cy="569595"/>
                    </a:xfrm>
                    <a:prstGeom prst="rect">
                      <a:avLst/>
                    </a:prstGeom>
                    <a:noFill/>
                    <a:ln>
                      <a:noFill/>
                    </a:ln>
                  </pic:spPr>
                </pic:pic>
              </a:graphicData>
            </a:graphic>
          </wp:inline>
        </w:drawing>
      </w:r>
    </w:p>
    <w:p w14:paraId="412D4295" w14:textId="77777777" w:rsidR="001429C7" w:rsidRPr="00D3326A" w:rsidRDefault="001429C7" w:rsidP="001429C7">
      <w:pPr>
        <w:ind w:firstLine="0"/>
        <w:jc w:val="center"/>
        <w:rPr>
          <w:sz w:val="24"/>
          <w:szCs w:val="20"/>
        </w:rPr>
      </w:pPr>
    </w:p>
    <w:p w14:paraId="00602F2A" w14:textId="77777777" w:rsidR="001429C7" w:rsidRPr="00D3326A" w:rsidRDefault="001429C7" w:rsidP="001429C7">
      <w:pPr>
        <w:ind w:firstLine="0"/>
        <w:jc w:val="center"/>
        <w:rPr>
          <w:b/>
          <w:sz w:val="24"/>
          <w:szCs w:val="20"/>
        </w:rPr>
      </w:pPr>
      <w:r w:rsidRPr="00D3326A">
        <w:rPr>
          <w:b/>
          <w:sz w:val="24"/>
          <w:szCs w:val="20"/>
        </w:rPr>
        <w:t>UNIVERSIDADE VEIGA DE ALMEIDA - UVA</w:t>
      </w:r>
    </w:p>
    <w:p w14:paraId="04FE1A5B" w14:textId="77777777" w:rsidR="001429C7" w:rsidRPr="00D3326A" w:rsidRDefault="001429C7" w:rsidP="001429C7">
      <w:pPr>
        <w:ind w:firstLine="0"/>
        <w:jc w:val="center"/>
        <w:rPr>
          <w:b/>
          <w:sz w:val="24"/>
          <w:szCs w:val="20"/>
        </w:rPr>
      </w:pPr>
      <w:r w:rsidRPr="00D3326A">
        <w:rPr>
          <w:b/>
          <w:sz w:val="24"/>
          <w:szCs w:val="20"/>
        </w:rPr>
        <w:t>BACHARELADO EM ENGENHARIA DA COMPUTAÇÃO</w:t>
      </w:r>
    </w:p>
    <w:p w14:paraId="2345BC1A" w14:textId="77777777" w:rsidR="001429C7" w:rsidRPr="00D3326A" w:rsidRDefault="001429C7" w:rsidP="001429C7">
      <w:pPr>
        <w:ind w:firstLine="0"/>
        <w:jc w:val="center"/>
        <w:rPr>
          <w:sz w:val="24"/>
          <w:szCs w:val="20"/>
        </w:rPr>
      </w:pPr>
    </w:p>
    <w:p w14:paraId="454DE548" w14:textId="77777777" w:rsidR="001429C7" w:rsidRPr="00D3326A" w:rsidRDefault="001429C7" w:rsidP="001429C7">
      <w:pPr>
        <w:ind w:firstLine="0"/>
        <w:jc w:val="center"/>
        <w:rPr>
          <w:b/>
          <w:sz w:val="28"/>
          <w:szCs w:val="28"/>
        </w:rPr>
      </w:pPr>
      <w:r w:rsidRPr="00D3326A">
        <w:rPr>
          <w:b/>
          <w:sz w:val="28"/>
          <w:szCs w:val="28"/>
        </w:rPr>
        <w:t>MATEUS RESTIER DE SOUSA NORONHA</w:t>
      </w:r>
    </w:p>
    <w:p w14:paraId="5861D8C7" w14:textId="77777777" w:rsidR="001429C7" w:rsidRPr="00D3326A" w:rsidRDefault="001429C7" w:rsidP="001429C7">
      <w:pPr>
        <w:ind w:firstLine="0"/>
        <w:jc w:val="center"/>
        <w:rPr>
          <w:sz w:val="24"/>
        </w:rPr>
      </w:pPr>
    </w:p>
    <w:p w14:paraId="3CC635BE"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1B087FA2" w14:textId="77777777" w:rsidR="001429C7" w:rsidRPr="00D3326A" w:rsidRDefault="001429C7" w:rsidP="001429C7">
      <w:pPr>
        <w:ind w:firstLine="0"/>
        <w:jc w:val="center"/>
        <w:rPr>
          <w:sz w:val="24"/>
          <w:szCs w:val="20"/>
        </w:rPr>
      </w:pPr>
    </w:p>
    <w:p w14:paraId="301539E0" w14:textId="77777777" w:rsidR="001429C7" w:rsidRPr="00D3326A" w:rsidRDefault="001429C7" w:rsidP="001429C7">
      <w:pPr>
        <w:pStyle w:val="Corpodetexto"/>
        <w:ind w:left="4950"/>
        <w:jc w:val="both"/>
        <w:rPr>
          <w:b w:val="0"/>
          <w:bCs/>
        </w:rPr>
      </w:pPr>
      <w:r w:rsidRPr="00D3326A">
        <w:rPr>
          <w:b w:val="0"/>
          <w:bCs/>
        </w:rPr>
        <w:t>Monografia apresentada como</w:t>
      </w:r>
      <w:r w:rsidRPr="00D3326A">
        <w:rPr>
          <w:b w:val="0"/>
          <w:bCs/>
        </w:rPr>
        <w:tab/>
        <w:t>requisito parcial à conclusão do curso em Bacharel em Ciência da Computação.</w:t>
      </w:r>
    </w:p>
    <w:p w14:paraId="395A1FEA" w14:textId="77777777" w:rsidR="001429C7" w:rsidRPr="00D3326A" w:rsidRDefault="001429C7" w:rsidP="001429C7">
      <w:pPr>
        <w:pStyle w:val="Corpodetexto"/>
        <w:ind w:left="4950"/>
        <w:jc w:val="both"/>
        <w:rPr>
          <w:b w:val="0"/>
          <w:bCs/>
        </w:rPr>
      </w:pPr>
    </w:p>
    <w:p w14:paraId="5187302B" w14:textId="77777777" w:rsidR="001429C7" w:rsidRPr="00D3326A" w:rsidRDefault="001429C7" w:rsidP="001429C7">
      <w:pPr>
        <w:ind w:firstLine="0"/>
        <w:rPr>
          <w:bCs/>
          <w:sz w:val="24"/>
        </w:rPr>
      </w:pPr>
      <w:r w:rsidRPr="00D3326A">
        <w:rPr>
          <w:bCs/>
          <w:sz w:val="24"/>
        </w:rPr>
        <w:t xml:space="preserve">APROVADA EM: </w:t>
      </w:r>
    </w:p>
    <w:p w14:paraId="4A4FCB7F" w14:textId="77777777" w:rsidR="001429C7" w:rsidRPr="00D3326A" w:rsidRDefault="001429C7" w:rsidP="001429C7">
      <w:pPr>
        <w:ind w:firstLine="0"/>
        <w:rPr>
          <w:bCs/>
          <w:sz w:val="24"/>
        </w:rPr>
      </w:pPr>
    </w:p>
    <w:p w14:paraId="723E93DC" w14:textId="77777777" w:rsidR="001429C7" w:rsidRPr="00D3326A" w:rsidRDefault="001429C7" w:rsidP="001429C7">
      <w:pPr>
        <w:ind w:firstLine="0"/>
        <w:rPr>
          <w:bCs/>
          <w:sz w:val="24"/>
        </w:rPr>
      </w:pPr>
      <w:r w:rsidRPr="00D3326A">
        <w:rPr>
          <w:bCs/>
          <w:sz w:val="24"/>
        </w:rPr>
        <w:t>CONCEITO: ________________________</w:t>
      </w:r>
    </w:p>
    <w:p w14:paraId="65BB5F1F" w14:textId="77777777" w:rsidR="001429C7" w:rsidRPr="00D3326A" w:rsidRDefault="001429C7" w:rsidP="001429C7">
      <w:pPr>
        <w:ind w:firstLine="0"/>
        <w:rPr>
          <w:bCs/>
          <w:sz w:val="24"/>
        </w:rPr>
      </w:pPr>
    </w:p>
    <w:p w14:paraId="603D205F" w14:textId="77777777" w:rsidR="001429C7" w:rsidRPr="00D3326A" w:rsidRDefault="001429C7" w:rsidP="001429C7">
      <w:pPr>
        <w:ind w:firstLine="0"/>
        <w:rPr>
          <w:sz w:val="24"/>
          <w:lang w:val="es-ES_tradnl"/>
        </w:rPr>
      </w:pPr>
      <w:r w:rsidRPr="00D3326A">
        <w:rPr>
          <w:bCs/>
          <w:sz w:val="24"/>
          <w:lang w:val="es-ES_tradnl"/>
        </w:rPr>
        <w:t>BANCA EXAMINADORA:</w:t>
      </w:r>
    </w:p>
    <w:p w14:paraId="240FBCDF" w14:textId="77777777" w:rsidR="001429C7" w:rsidRPr="00D3326A" w:rsidRDefault="001429C7" w:rsidP="001429C7">
      <w:pPr>
        <w:ind w:firstLine="0"/>
        <w:rPr>
          <w:sz w:val="24"/>
          <w:szCs w:val="20"/>
          <w:lang w:val="es-ES_tradnl"/>
        </w:rPr>
      </w:pPr>
    </w:p>
    <w:p w14:paraId="0ACD811F" w14:textId="77777777" w:rsidR="001429C7" w:rsidRPr="00D3326A" w:rsidRDefault="001429C7" w:rsidP="001429C7">
      <w:pPr>
        <w:ind w:firstLine="0"/>
        <w:rPr>
          <w:b/>
          <w:sz w:val="20"/>
          <w:szCs w:val="20"/>
          <w:lang w:val="es-ES_tradnl"/>
        </w:rPr>
      </w:pPr>
      <w:r w:rsidRPr="00D3326A">
        <w:rPr>
          <w:b/>
          <w:sz w:val="24"/>
          <w:szCs w:val="20"/>
          <w:lang w:val="es-ES_tradnl"/>
        </w:rPr>
        <w:t>________________________________________________</w:t>
      </w:r>
    </w:p>
    <w:p w14:paraId="08DF2807" w14:textId="0434B6CB" w:rsidR="001429C7" w:rsidRPr="00D3326A" w:rsidRDefault="001429C7" w:rsidP="1DC2939B">
      <w:pPr>
        <w:ind w:firstLine="0"/>
        <w:rPr>
          <w:b/>
          <w:bCs/>
          <w:sz w:val="20"/>
          <w:szCs w:val="20"/>
          <w:lang w:val="es-ES"/>
        </w:rPr>
      </w:pPr>
      <w:r w:rsidRPr="1DC2939B">
        <w:rPr>
          <w:b/>
          <w:bCs/>
          <w:sz w:val="20"/>
          <w:szCs w:val="20"/>
          <w:lang w:val="es-ES"/>
        </w:rPr>
        <w:t xml:space="preserve">           PROF. </w:t>
      </w:r>
      <w:proofErr w:type="spellStart"/>
      <w:r w:rsidRPr="1DC2939B">
        <w:rPr>
          <w:b/>
          <w:bCs/>
          <w:sz w:val="20"/>
          <w:szCs w:val="20"/>
          <w:lang w:val="es-ES"/>
        </w:rPr>
        <w:t>MSc</w:t>
      </w:r>
      <w:proofErr w:type="spellEnd"/>
      <w:r w:rsidRPr="1DC2939B">
        <w:rPr>
          <w:b/>
          <w:bCs/>
          <w:sz w:val="20"/>
          <w:szCs w:val="20"/>
          <w:lang w:val="es-ES"/>
        </w:rPr>
        <w:t xml:space="preserve"> </w:t>
      </w:r>
      <w:del w:id="4" w:author="Eduardo Pareto" w:date="2025-11-03T17:02:00Z">
        <w:r w:rsidRPr="1DC2939B" w:rsidDel="00B31B55">
          <w:rPr>
            <w:b/>
            <w:bCs/>
            <w:sz w:val="20"/>
            <w:szCs w:val="20"/>
            <w:lang w:val="es-ES"/>
          </w:rPr>
          <w:delText>NOME COMPLETO DO ORIENTADOR</w:delText>
        </w:r>
      </w:del>
      <w:ins w:id="5" w:author="Eduardo Pareto" w:date="2025-11-03T17:02:00Z">
        <w:r w:rsidR="00B31B55">
          <w:rPr>
            <w:b/>
            <w:bCs/>
            <w:sz w:val="20"/>
            <w:szCs w:val="20"/>
            <w:lang w:val="es-ES"/>
          </w:rPr>
          <w:t xml:space="preserve">Eduardo </w:t>
        </w:r>
        <w:proofErr w:type="spellStart"/>
        <w:r w:rsidR="00B31B55">
          <w:rPr>
            <w:b/>
            <w:bCs/>
            <w:sz w:val="20"/>
            <w:szCs w:val="20"/>
            <w:lang w:val="es-ES"/>
          </w:rPr>
          <w:t>Luiz</w:t>
        </w:r>
        <w:proofErr w:type="spellEnd"/>
        <w:r w:rsidR="00B31B55">
          <w:rPr>
            <w:b/>
            <w:bCs/>
            <w:sz w:val="20"/>
            <w:szCs w:val="20"/>
            <w:lang w:val="es-ES"/>
          </w:rPr>
          <w:t xml:space="preserve"> Pareto</w:t>
        </w:r>
      </w:ins>
    </w:p>
    <w:p w14:paraId="740F5CFF" w14:textId="77777777" w:rsidR="001429C7" w:rsidRPr="00D3326A" w:rsidRDefault="001429C7" w:rsidP="001429C7">
      <w:pPr>
        <w:ind w:firstLine="0"/>
        <w:rPr>
          <w:b/>
          <w:sz w:val="20"/>
          <w:szCs w:val="20"/>
          <w:lang w:val="es-ES_tradnl"/>
        </w:rPr>
      </w:pPr>
      <w:r w:rsidRPr="00D3326A">
        <w:rPr>
          <w:b/>
          <w:sz w:val="20"/>
          <w:szCs w:val="20"/>
          <w:lang w:val="es-ES_tradnl"/>
        </w:rPr>
        <w:t xml:space="preserve">                                          </w:t>
      </w:r>
      <w:r w:rsidRPr="00D3326A">
        <w:rPr>
          <w:b/>
          <w:sz w:val="18"/>
          <w:szCs w:val="20"/>
          <w:lang w:val="es-ES_tradnl"/>
        </w:rPr>
        <w:t>ORIENTADOR</w:t>
      </w:r>
    </w:p>
    <w:p w14:paraId="0C6F9548" w14:textId="77777777" w:rsidR="001429C7" w:rsidRPr="00D3326A" w:rsidRDefault="001429C7" w:rsidP="001429C7">
      <w:pPr>
        <w:ind w:firstLine="0"/>
        <w:rPr>
          <w:b/>
          <w:sz w:val="24"/>
        </w:rPr>
      </w:pPr>
    </w:p>
    <w:p w14:paraId="2FBE9B56" w14:textId="77777777" w:rsidR="001429C7" w:rsidRPr="00D3326A" w:rsidRDefault="001429C7" w:rsidP="001429C7">
      <w:pPr>
        <w:ind w:firstLine="0"/>
        <w:rPr>
          <w:b/>
          <w:sz w:val="20"/>
          <w:szCs w:val="20"/>
          <w:lang w:val="es-ES_tradnl"/>
        </w:rPr>
      </w:pPr>
      <w:r w:rsidRPr="00D3326A">
        <w:rPr>
          <w:b/>
          <w:sz w:val="20"/>
          <w:szCs w:val="20"/>
          <w:lang w:val="es-ES_tradnl"/>
        </w:rPr>
        <w:t>_________________________________________________________</w:t>
      </w:r>
    </w:p>
    <w:p w14:paraId="3E5A0437" w14:textId="77777777" w:rsidR="001429C7" w:rsidRPr="00D3326A" w:rsidRDefault="001429C7" w:rsidP="1DC2939B">
      <w:pPr>
        <w:ind w:firstLine="0"/>
        <w:rPr>
          <w:b/>
          <w:bCs/>
          <w:sz w:val="20"/>
          <w:szCs w:val="20"/>
          <w:lang w:val="es-ES"/>
        </w:rPr>
      </w:pPr>
      <w:r w:rsidRPr="1DC2939B">
        <w:rPr>
          <w:b/>
          <w:bCs/>
          <w:sz w:val="20"/>
          <w:szCs w:val="20"/>
          <w:lang w:val="es-ES"/>
        </w:rPr>
        <w:t xml:space="preserve">           PROF. </w:t>
      </w:r>
      <w:proofErr w:type="spellStart"/>
      <w:r w:rsidRPr="1DC2939B">
        <w:rPr>
          <w:b/>
          <w:bCs/>
          <w:sz w:val="20"/>
          <w:szCs w:val="20"/>
          <w:lang w:val="es-ES"/>
        </w:rPr>
        <w:t>DSc</w:t>
      </w:r>
      <w:proofErr w:type="spellEnd"/>
      <w:r w:rsidRPr="1DC2939B">
        <w:rPr>
          <w:b/>
          <w:bCs/>
          <w:sz w:val="20"/>
          <w:szCs w:val="20"/>
          <w:lang w:val="es-ES"/>
        </w:rPr>
        <w:t xml:space="preserve"> </w:t>
      </w:r>
      <w:proofErr w:type="spellStart"/>
      <w:r w:rsidRPr="1DC2939B">
        <w:rPr>
          <w:b/>
          <w:bCs/>
          <w:sz w:val="20"/>
          <w:szCs w:val="20"/>
          <w:lang w:val="es-ES"/>
        </w:rPr>
        <w:t>ou</w:t>
      </w:r>
      <w:proofErr w:type="spellEnd"/>
      <w:r w:rsidRPr="1DC2939B">
        <w:rPr>
          <w:b/>
          <w:bCs/>
          <w:sz w:val="20"/>
          <w:szCs w:val="20"/>
          <w:lang w:val="es-ES"/>
        </w:rPr>
        <w:t xml:space="preserve"> </w:t>
      </w:r>
      <w:proofErr w:type="spellStart"/>
      <w:r w:rsidRPr="1DC2939B">
        <w:rPr>
          <w:b/>
          <w:bCs/>
          <w:sz w:val="20"/>
          <w:szCs w:val="20"/>
          <w:lang w:val="es-ES"/>
        </w:rPr>
        <w:t>MSc</w:t>
      </w:r>
      <w:proofErr w:type="spellEnd"/>
      <w:r w:rsidRPr="1DC2939B">
        <w:rPr>
          <w:b/>
          <w:bCs/>
          <w:sz w:val="20"/>
          <w:szCs w:val="20"/>
          <w:lang w:val="es-ES"/>
        </w:rPr>
        <w:t xml:space="preserve"> NOME COMPLETO DO PROFESSOR DA BANCA</w:t>
      </w:r>
    </w:p>
    <w:p w14:paraId="1E6080E2" w14:textId="77777777" w:rsidR="001429C7" w:rsidRPr="00D3326A" w:rsidRDefault="001429C7" w:rsidP="001429C7">
      <w:pPr>
        <w:ind w:firstLine="0"/>
        <w:rPr>
          <w:b/>
          <w:sz w:val="24"/>
          <w:lang w:val="es-ES_tradnl"/>
        </w:rPr>
      </w:pPr>
    </w:p>
    <w:p w14:paraId="773D1BD7" w14:textId="77777777" w:rsidR="001429C7" w:rsidRPr="00D3326A" w:rsidRDefault="001429C7" w:rsidP="001429C7">
      <w:pPr>
        <w:ind w:firstLine="0"/>
        <w:rPr>
          <w:b/>
          <w:sz w:val="20"/>
          <w:szCs w:val="20"/>
          <w:lang w:val="es-ES_tradnl"/>
        </w:rPr>
      </w:pPr>
      <w:r w:rsidRPr="00D3326A">
        <w:rPr>
          <w:b/>
          <w:sz w:val="20"/>
          <w:szCs w:val="20"/>
          <w:lang w:val="es-ES_tradnl"/>
        </w:rPr>
        <w:t>_________________________________________________________</w:t>
      </w:r>
    </w:p>
    <w:p w14:paraId="7E61FAB7" w14:textId="77777777" w:rsidR="001429C7" w:rsidRPr="00D3326A" w:rsidRDefault="001429C7" w:rsidP="1DC2939B">
      <w:pPr>
        <w:ind w:firstLine="0"/>
        <w:rPr>
          <w:sz w:val="20"/>
          <w:szCs w:val="20"/>
          <w:lang w:val="es-ES"/>
        </w:rPr>
      </w:pPr>
      <w:r w:rsidRPr="1DC2939B">
        <w:rPr>
          <w:b/>
          <w:bCs/>
          <w:sz w:val="20"/>
          <w:szCs w:val="20"/>
          <w:lang w:val="es-ES"/>
        </w:rPr>
        <w:t xml:space="preserve">            PROF. </w:t>
      </w:r>
      <w:proofErr w:type="spellStart"/>
      <w:r w:rsidRPr="1DC2939B">
        <w:rPr>
          <w:b/>
          <w:bCs/>
          <w:sz w:val="20"/>
          <w:szCs w:val="20"/>
          <w:lang w:val="es-ES"/>
        </w:rPr>
        <w:t>DSc</w:t>
      </w:r>
      <w:proofErr w:type="spellEnd"/>
      <w:r w:rsidRPr="1DC2939B">
        <w:rPr>
          <w:b/>
          <w:bCs/>
          <w:sz w:val="20"/>
          <w:szCs w:val="20"/>
          <w:lang w:val="es-ES"/>
        </w:rPr>
        <w:t xml:space="preserve"> </w:t>
      </w:r>
      <w:proofErr w:type="spellStart"/>
      <w:r w:rsidRPr="1DC2939B">
        <w:rPr>
          <w:b/>
          <w:bCs/>
          <w:sz w:val="20"/>
          <w:szCs w:val="20"/>
          <w:lang w:val="es-ES"/>
        </w:rPr>
        <w:t>ou</w:t>
      </w:r>
      <w:proofErr w:type="spellEnd"/>
      <w:r w:rsidRPr="1DC2939B">
        <w:rPr>
          <w:b/>
          <w:bCs/>
          <w:sz w:val="20"/>
          <w:szCs w:val="20"/>
          <w:lang w:val="es-ES"/>
        </w:rPr>
        <w:t xml:space="preserve"> </w:t>
      </w:r>
      <w:proofErr w:type="spellStart"/>
      <w:r w:rsidRPr="1DC2939B">
        <w:rPr>
          <w:b/>
          <w:bCs/>
          <w:sz w:val="20"/>
          <w:szCs w:val="20"/>
          <w:lang w:val="es-ES"/>
        </w:rPr>
        <w:t>MSc</w:t>
      </w:r>
      <w:proofErr w:type="spellEnd"/>
      <w:r w:rsidRPr="1DC2939B">
        <w:rPr>
          <w:b/>
          <w:bCs/>
          <w:sz w:val="20"/>
          <w:szCs w:val="20"/>
          <w:lang w:val="es-ES"/>
        </w:rPr>
        <w:t xml:space="preserve"> NOME COMPLETO DO PROFESSOR DA BANCA</w:t>
      </w:r>
    </w:p>
    <w:p w14:paraId="10EFFF38" w14:textId="77777777" w:rsidR="001429C7" w:rsidRPr="00D3326A" w:rsidRDefault="001429C7" w:rsidP="001429C7">
      <w:pPr>
        <w:tabs>
          <w:tab w:val="left" w:pos="1665"/>
          <w:tab w:val="center" w:pos="4961"/>
        </w:tabs>
        <w:ind w:firstLine="0"/>
        <w:jc w:val="left"/>
        <w:rPr>
          <w:bCs/>
          <w:sz w:val="24"/>
          <w:szCs w:val="20"/>
        </w:rPr>
      </w:pPr>
    </w:p>
    <w:p w14:paraId="621EBFD7" w14:textId="77777777" w:rsidR="001429C7" w:rsidRPr="00D3326A" w:rsidRDefault="001429C7" w:rsidP="001429C7">
      <w:pPr>
        <w:tabs>
          <w:tab w:val="left" w:pos="1665"/>
          <w:tab w:val="center" w:pos="4961"/>
        </w:tabs>
        <w:ind w:firstLine="0"/>
        <w:jc w:val="center"/>
        <w:rPr>
          <w:b/>
          <w:bCs/>
          <w:sz w:val="24"/>
          <w:szCs w:val="20"/>
        </w:rPr>
      </w:pPr>
      <w:r w:rsidRPr="00D3326A">
        <w:rPr>
          <w:b/>
          <w:bCs/>
          <w:sz w:val="24"/>
          <w:szCs w:val="20"/>
        </w:rPr>
        <w:t>Coordenação de Ciência da Computação</w:t>
      </w:r>
    </w:p>
    <w:p w14:paraId="50B2734C" w14:textId="77777777" w:rsidR="001429C7" w:rsidRPr="00D3326A" w:rsidRDefault="001429C7" w:rsidP="001429C7">
      <w:pPr>
        <w:ind w:firstLine="0"/>
        <w:jc w:val="center"/>
        <w:rPr>
          <w:bCs/>
          <w:sz w:val="24"/>
          <w:szCs w:val="20"/>
        </w:rPr>
      </w:pPr>
    </w:p>
    <w:p w14:paraId="68FDFC6E" w14:textId="77777777" w:rsidR="001429C7" w:rsidRPr="00D3326A" w:rsidRDefault="001429C7" w:rsidP="001429C7">
      <w:pPr>
        <w:ind w:firstLine="0"/>
        <w:jc w:val="center"/>
        <w:rPr>
          <w:sz w:val="24"/>
          <w:szCs w:val="28"/>
        </w:rPr>
      </w:pPr>
      <w:r w:rsidRPr="00D3326A">
        <w:rPr>
          <w:bCs/>
          <w:sz w:val="24"/>
          <w:szCs w:val="20"/>
        </w:rPr>
        <w:t>Rio de Janeiro</w:t>
      </w:r>
      <w:r w:rsidRPr="00D3326A">
        <w:rPr>
          <w:b/>
          <w:sz w:val="28"/>
          <w:szCs w:val="28"/>
        </w:rPr>
        <w:br w:type="page"/>
      </w:r>
    </w:p>
    <w:p w14:paraId="72C9EF49" w14:textId="77777777" w:rsidR="001429C7" w:rsidRPr="00D3326A" w:rsidRDefault="001429C7" w:rsidP="001429C7">
      <w:pPr>
        <w:ind w:firstLine="0"/>
        <w:jc w:val="center"/>
        <w:rPr>
          <w:sz w:val="24"/>
          <w:szCs w:val="28"/>
        </w:rPr>
      </w:pPr>
    </w:p>
    <w:p w14:paraId="47EDAFDE" w14:textId="77777777" w:rsidR="001429C7" w:rsidRPr="00D3326A" w:rsidRDefault="001429C7" w:rsidP="001429C7">
      <w:pPr>
        <w:ind w:firstLine="0"/>
        <w:jc w:val="center"/>
        <w:rPr>
          <w:sz w:val="24"/>
          <w:szCs w:val="28"/>
        </w:rPr>
      </w:pPr>
    </w:p>
    <w:p w14:paraId="0480A44E" w14:textId="77777777" w:rsidR="001429C7" w:rsidRPr="00D3326A" w:rsidRDefault="001429C7" w:rsidP="001429C7">
      <w:pPr>
        <w:ind w:firstLine="0"/>
        <w:jc w:val="center"/>
        <w:rPr>
          <w:sz w:val="24"/>
          <w:szCs w:val="28"/>
        </w:rPr>
      </w:pPr>
    </w:p>
    <w:p w14:paraId="562BF0D8" w14:textId="77777777" w:rsidR="001429C7" w:rsidRPr="00D3326A" w:rsidRDefault="001429C7" w:rsidP="001429C7">
      <w:pPr>
        <w:ind w:firstLine="0"/>
        <w:jc w:val="center"/>
        <w:rPr>
          <w:sz w:val="24"/>
          <w:szCs w:val="28"/>
        </w:rPr>
      </w:pPr>
    </w:p>
    <w:p w14:paraId="6EC36442" w14:textId="77777777" w:rsidR="001429C7" w:rsidRPr="00D3326A" w:rsidRDefault="001429C7" w:rsidP="001429C7">
      <w:pPr>
        <w:ind w:firstLine="0"/>
        <w:jc w:val="center"/>
        <w:rPr>
          <w:sz w:val="24"/>
          <w:szCs w:val="28"/>
        </w:rPr>
      </w:pPr>
    </w:p>
    <w:p w14:paraId="58EA375A" w14:textId="77777777" w:rsidR="001429C7" w:rsidRPr="00D3326A" w:rsidRDefault="001429C7" w:rsidP="001429C7">
      <w:pPr>
        <w:ind w:firstLine="0"/>
        <w:jc w:val="center"/>
        <w:rPr>
          <w:sz w:val="24"/>
          <w:szCs w:val="28"/>
        </w:rPr>
      </w:pPr>
    </w:p>
    <w:p w14:paraId="2C5A6FCF" w14:textId="77777777" w:rsidR="001429C7" w:rsidRPr="00D3326A" w:rsidRDefault="001429C7" w:rsidP="001429C7">
      <w:pPr>
        <w:ind w:firstLine="0"/>
        <w:jc w:val="center"/>
        <w:rPr>
          <w:sz w:val="24"/>
          <w:szCs w:val="28"/>
        </w:rPr>
      </w:pPr>
    </w:p>
    <w:p w14:paraId="24801232" w14:textId="77777777" w:rsidR="001429C7" w:rsidRPr="00D3326A" w:rsidRDefault="001429C7" w:rsidP="001429C7">
      <w:pPr>
        <w:ind w:firstLine="0"/>
        <w:jc w:val="center"/>
        <w:rPr>
          <w:sz w:val="24"/>
          <w:szCs w:val="28"/>
        </w:rPr>
      </w:pPr>
    </w:p>
    <w:p w14:paraId="6046D244" w14:textId="77777777" w:rsidR="001429C7" w:rsidRPr="00D3326A" w:rsidRDefault="001429C7" w:rsidP="001429C7">
      <w:pPr>
        <w:ind w:firstLine="0"/>
        <w:jc w:val="center"/>
        <w:rPr>
          <w:sz w:val="24"/>
          <w:szCs w:val="28"/>
        </w:rPr>
      </w:pPr>
    </w:p>
    <w:p w14:paraId="17FD6D32" w14:textId="77777777" w:rsidR="001429C7" w:rsidRPr="00D3326A" w:rsidRDefault="001429C7" w:rsidP="001429C7">
      <w:pPr>
        <w:ind w:firstLine="0"/>
        <w:jc w:val="center"/>
        <w:rPr>
          <w:sz w:val="24"/>
          <w:szCs w:val="28"/>
        </w:rPr>
      </w:pPr>
    </w:p>
    <w:p w14:paraId="7052DF9E" w14:textId="77777777" w:rsidR="001429C7" w:rsidRPr="00D3326A" w:rsidRDefault="001429C7" w:rsidP="001429C7">
      <w:pPr>
        <w:ind w:firstLine="0"/>
        <w:jc w:val="center"/>
        <w:rPr>
          <w:sz w:val="24"/>
          <w:szCs w:val="28"/>
        </w:rPr>
      </w:pPr>
    </w:p>
    <w:p w14:paraId="3659A30A" w14:textId="77777777" w:rsidR="001429C7" w:rsidRPr="00D3326A" w:rsidRDefault="001429C7" w:rsidP="001429C7">
      <w:pPr>
        <w:ind w:firstLine="0"/>
        <w:jc w:val="center"/>
        <w:rPr>
          <w:sz w:val="24"/>
          <w:szCs w:val="28"/>
        </w:rPr>
      </w:pPr>
    </w:p>
    <w:p w14:paraId="27D08D2D" w14:textId="77777777" w:rsidR="001429C7" w:rsidRPr="00D3326A" w:rsidRDefault="001429C7" w:rsidP="001429C7">
      <w:pPr>
        <w:ind w:firstLine="0"/>
        <w:jc w:val="center"/>
        <w:rPr>
          <w:sz w:val="24"/>
          <w:szCs w:val="28"/>
        </w:rPr>
      </w:pPr>
    </w:p>
    <w:p w14:paraId="06C4C953" w14:textId="77777777" w:rsidR="001429C7" w:rsidRPr="00D3326A" w:rsidRDefault="001429C7" w:rsidP="001429C7">
      <w:pPr>
        <w:ind w:firstLine="0"/>
        <w:jc w:val="center"/>
        <w:rPr>
          <w:sz w:val="24"/>
          <w:szCs w:val="28"/>
        </w:rPr>
      </w:pPr>
    </w:p>
    <w:p w14:paraId="466C1DB0" w14:textId="77777777" w:rsidR="001429C7" w:rsidRPr="00D3326A" w:rsidRDefault="001429C7" w:rsidP="001429C7">
      <w:pPr>
        <w:ind w:firstLine="0"/>
        <w:jc w:val="center"/>
        <w:rPr>
          <w:sz w:val="24"/>
          <w:szCs w:val="28"/>
        </w:rPr>
      </w:pPr>
    </w:p>
    <w:p w14:paraId="3CBBCD0B" w14:textId="77777777" w:rsidR="001429C7" w:rsidRPr="00D3326A" w:rsidRDefault="001429C7" w:rsidP="001429C7">
      <w:pPr>
        <w:ind w:firstLine="0"/>
        <w:jc w:val="center"/>
        <w:rPr>
          <w:sz w:val="24"/>
          <w:szCs w:val="28"/>
        </w:rPr>
      </w:pPr>
    </w:p>
    <w:p w14:paraId="0BB5EC40" w14:textId="77777777" w:rsidR="001429C7" w:rsidRPr="00D3326A" w:rsidRDefault="001429C7" w:rsidP="001429C7">
      <w:pPr>
        <w:ind w:firstLine="0"/>
        <w:jc w:val="center"/>
        <w:rPr>
          <w:sz w:val="24"/>
          <w:szCs w:val="28"/>
        </w:rPr>
      </w:pPr>
    </w:p>
    <w:p w14:paraId="5D351124" w14:textId="77777777" w:rsidR="001429C7" w:rsidRPr="00D3326A" w:rsidRDefault="001429C7" w:rsidP="001429C7">
      <w:pPr>
        <w:ind w:firstLine="0"/>
        <w:jc w:val="center"/>
        <w:rPr>
          <w:sz w:val="24"/>
          <w:szCs w:val="28"/>
        </w:rPr>
      </w:pPr>
    </w:p>
    <w:p w14:paraId="57DF6D44" w14:textId="77777777" w:rsidR="001429C7" w:rsidRPr="00D3326A" w:rsidRDefault="001429C7" w:rsidP="001429C7">
      <w:pPr>
        <w:ind w:firstLine="0"/>
        <w:jc w:val="center"/>
        <w:rPr>
          <w:sz w:val="24"/>
          <w:szCs w:val="28"/>
        </w:rPr>
      </w:pPr>
    </w:p>
    <w:p w14:paraId="316FA5B7" w14:textId="77777777" w:rsidR="001429C7" w:rsidRPr="00D3326A" w:rsidRDefault="001429C7" w:rsidP="001429C7">
      <w:pPr>
        <w:ind w:firstLine="0"/>
        <w:jc w:val="center"/>
        <w:rPr>
          <w:sz w:val="24"/>
          <w:szCs w:val="28"/>
        </w:rPr>
      </w:pPr>
    </w:p>
    <w:p w14:paraId="2335396B" w14:textId="77777777" w:rsidR="001429C7" w:rsidRPr="00D3326A" w:rsidRDefault="001429C7" w:rsidP="001429C7">
      <w:pPr>
        <w:ind w:firstLine="0"/>
        <w:jc w:val="center"/>
        <w:rPr>
          <w:sz w:val="24"/>
          <w:szCs w:val="28"/>
        </w:rPr>
      </w:pPr>
    </w:p>
    <w:p w14:paraId="4BE892D7" w14:textId="77777777" w:rsidR="001429C7" w:rsidRPr="00D3326A" w:rsidRDefault="001429C7" w:rsidP="001429C7">
      <w:pPr>
        <w:ind w:firstLine="0"/>
        <w:jc w:val="center"/>
        <w:rPr>
          <w:sz w:val="24"/>
          <w:szCs w:val="28"/>
        </w:rPr>
      </w:pPr>
    </w:p>
    <w:p w14:paraId="34561B32" w14:textId="77777777" w:rsidR="001429C7" w:rsidRPr="00D3326A" w:rsidRDefault="001429C7" w:rsidP="001429C7">
      <w:pPr>
        <w:ind w:firstLine="0"/>
        <w:jc w:val="center"/>
        <w:rPr>
          <w:sz w:val="24"/>
          <w:szCs w:val="28"/>
        </w:rPr>
      </w:pPr>
    </w:p>
    <w:p w14:paraId="665E25E1" w14:textId="77777777" w:rsidR="001429C7" w:rsidRPr="00D3326A" w:rsidRDefault="001429C7" w:rsidP="001429C7">
      <w:pPr>
        <w:ind w:firstLine="0"/>
        <w:jc w:val="center"/>
        <w:rPr>
          <w:sz w:val="24"/>
        </w:rPr>
      </w:pPr>
    </w:p>
    <w:p w14:paraId="612BB54C" w14:textId="77777777" w:rsidR="001429C7" w:rsidRPr="00D3326A" w:rsidRDefault="001429C7" w:rsidP="0091511D">
      <w:pPr>
        <w:pStyle w:val="SemEspaamento"/>
      </w:pPr>
    </w:p>
    <w:p w14:paraId="64D71394" w14:textId="77777777" w:rsidR="001429C7" w:rsidRPr="00D3326A" w:rsidRDefault="001429C7" w:rsidP="00806C6B">
      <w:pPr>
        <w:ind w:firstLine="0"/>
        <w:rPr>
          <w:sz w:val="24"/>
        </w:rPr>
      </w:pPr>
    </w:p>
    <w:p w14:paraId="2A16EEFB" w14:textId="77777777" w:rsidR="001429C7" w:rsidRPr="00D3326A" w:rsidRDefault="001429C7" w:rsidP="00806C6B">
      <w:pPr>
        <w:ind w:firstLine="0"/>
        <w:rPr>
          <w:sz w:val="24"/>
        </w:rPr>
      </w:pPr>
    </w:p>
    <w:p w14:paraId="4CDAE155" w14:textId="77777777" w:rsidR="001429C7" w:rsidRPr="00D3326A" w:rsidRDefault="001429C7" w:rsidP="001429C7">
      <w:pPr>
        <w:ind w:firstLine="0"/>
        <w:jc w:val="center"/>
        <w:rPr>
          <w:sz w:val="24"/>
        </w:rPr>
      </w:pPr>
    </w:p>
    <w:p w14:paraId="04036508" w14:textId="77777777" w:rsidR="001429C7" w:rsidRPr="00D3326A" w:rsidRDefault="001429C7" w:rsidP="001429C7">
      <w:pPr>
        <w:ind w:left="4536" w:firstLine="0"/>
        <w:rPr>
          <w:i/>
        </w:rPr>
      </w:pPr>
      <w:r w:rsidRPr="00D3326A">
        <w:rPr>
          <w:i/>
          <w:sz w:val="24"/>
        </w:rPr>
        <w:t>Dedico este trabalho aos meus pais, pelo amor e incentivo constante em meus estudos e por todos os sacrifícios que fizeram para que eu pudesse chegar até aqui.</w:t>
      </w:r>
    </w:p>
    <w:p w14:paraId="11478DA5" w14:textId="7B5231F3" w:rsidR="00806C6B" w:rsidRDefault="00806C6B">
      <w:pPr>
        <w:spacing w:after="160" w:line="259" w:lineRule="auto"/>
        <w:ind w:firstLine="0"/>
        <w:jc w:val="left"/>
      </w:pPr>
      <w:r>
        <w:br w:type="page"/>
      </w:r>
    </w:p>
    <w:p w14:paraId="1B5327E6" w14:textId="77777777" w:rsidR="001429C7" w:rsidRPr="00D3326A" w:rsidRDefault="001429C7" w:rsidP="001429C7">
      <w:pPr>
        <w:jc w:val="center"/>
        <w:rPr>
          <w:sz w:val="24"/>
        </w:rPr>
      </w:pPr>
    </w:p>
    <w:p w14:paraId="0111AD17" w14:textId="77777777" w:rsidR="001429C7" w:rsidRPr="00D3326A" w:rsidRDefault="001429C7" w:rsidP="001429C7">
      <w:pPr>
        <w:spacing w:after="360"/>
        <w:ind w:firstLine="0"/>
        <w:rPr>
          <w:sz w:val="24"/>
        </w:rPr>
      </w:pPr>
    </w:p>
    <w:p w14:paraId="1E29FD09" w14:textId="77777777" w:rsidR="001429C7" w:rsidRPr="00D3326A" w:rsidRDefault="001429C7" w:rsidP="001429C7">
      <w:pPr>
        <w:ind w:firstLine="0"/>
        <w:rPr>
          <w:sz w:val="24"/>
        </w:rPr>
      </w:pPr>
    </w:p>
    <w:p w14:paraId="4BDD0628" w14:textId="77777777" w:rsidR="001429C7" w:rsidRPr="00D3326A" w:rsidRDefault="001429C7" w:rsidP="001429C7">
      <w:pPr>
        <w:ind w:firstLine="0"/>
        <w:jc w:val="center"/>
        <w:rPr>
          <w:sz w:val="24"/>
        </w:rPr>
      </w:pPr>
    </w:p>
    <w:p w14:paraId="7942013C" w14:textId="77777777" w:rsidR="001429C7" w:rsidRPr="00D3326A" w:rsidRDefault="001429C7" w:rsidP="001429C7">
      <w:pPr>
        <w:ind w:firstLine="0"/>
        <w:jc w:val="center"/>
        <w:rPr>
          <w:sz w:val="24"/>
        </w:rPr>
      </w:pPr>
    </w:p>
    <w:p w14:paraId="74365514" w14:textId="77777777" w:rsidR="001429C7" w:rsidRPr="00D3326A" w:rsidRDefault="001429C7" w:rsidP="001429C7">
      <w:pPr>
        <w:ind w:firstLine="0"/>
        <w:jc w:val="center"/>
        <w:rPr>
          <w:sz w:val="24"/>
        </w:rPr>
      </w:pPr>
    </w:p>
    <w:p w14:paraId="636ACAE3" w14:textId="77777777" w:rsidR="001429C7" w:rsidRPr="00D3326A" w:rsidRDefault="001429C7" w:rsidP="001429C7">
      <w:pPr>
        <w:ind w:firstLine="0"/>
        <w:jc w:val="center"/>
        <w:rPr>
          <w:sz w:val="24"/>
        </w:rPr>
      </w:pPr>
    </w:p>
    <w:p w14:paraId="12F65297" w14:textId="77777777" w:rsidR="001429C7" w:rsidRPr="00D3326A" w:rsidRDefault="001429C7" w:rsidP="001429C7">
      <w:pPr>
        <w:ind w:firstLine="0"/>
        <w:jc w:val="center"/>
        <w:rPr>
          <w:sz w:val="24"/>
        </w:rPr>
      </w:pPr>
    </w:p>
    <w:p w14:paraId="0ECB2275" w14:textId="77777777" w:rsidR="001429C7" w:rsidRPr="00D3326A" w:rsidRDefault="001429C7" w:rsidP="001429C7">
      <w:pPr>
        <w:ind w:firstLine="0"/>
        <w:jc w:val="center"/>
        <w:rPr>
          <w:sz w:val="24"/>
        </w:rPr>
      </w:pPr>
    </w:p>
    <w:p w14:paraId="21F58D71" w14:textId="77777777" w:rsidR="001429C7" w:rsidRPr="00D3326A" w:rsidRDefault="001429C7" w:rsidP="001429C7">
      <w:pPr>
        <w:ind w:firstLine="0"/>
        <w:jc w:val="center"/>
        <w:rPr>
          <w:sz w:val="24"/>
        </w:rPr>
      </w:pPr>
    </w:p>
    <w:p w14:paraId="643FDE99" w14:textId="77777777" w:rsidR="001429C7" w:rsidRPr="00D3326A" w:rsidRDefault="001429C7" w:rsidP="001429C7">
      <w:pPr>
        <w:ind w:firstLine="0"/>
        <w:jc w:val="center"/>
        <w:rPr>
          <w:sz w:val="24"/>
        </w:rPr>
      </w:pPr>
    </w:p>
    <w:p w14:paraId="014B766B" w14:textId="77777777" w:rsidR="001429C7" w:rsidRPr="00D3326A" w:rsidRDefault="001429C7" w:rsidP="001429C7">
      <w:pPr>
        <w:ind w:firstLine="0"/>
        <w:jc w:val="center"/>
        <w:rPr>
          <w:sz w:val="24"/>
        </w:rPr>
      </w:pPr>
    </w:p>
    <w:p w14:paraId="470A8A63" w14:textId="77777777" w:rsidR="001429C7" w:rsidRPr="00D3326A" w:rsidRDefault="001429C7" w:rsidP="001429C7">
      <w:pPr>
        <w:ind w:firstLine="0"/>
        <w:jc w:val="center"/>
        <w:rPr>
          <w:sz w:val="24"/>
        </w:rPr>
      </w:pPr>
    </w:p>
    <w:p w14:paraId="7A6BD58C" w14:textId="77777777" w:rsidR="001429C7" w:rsidRPr="00D3326A" w:rsidRDefault="001429C7" w:rsidP="001429C7">
      <w:pPr>
        <w:ind w:firstLine="0"/>
        <w:jc w:val="center"/>
        <w:rPr>
          <w:sz w:val="24"/>
        </w:rPr>
      </w:pPr>
    </w:p>
    <w:p w14:paraId="15EC6282" w14:textId="77777777" w:rsidR="001429C7" w:rsidRPr="00D3326A" w:rsidRDefault="001429C7" w:rsidP="001429C7">
      <w:pPr>
        <w:ind w:firstLine="0"/>
        <w:jc w:val="center"/>
        <w:rPr>
          <w:sz w:val="24"/>
        </w:rPr>
      </w:pPr>
    </w:p>
    <w:p w14:paraId="288BD870" w14:textId="77777777" w:rsidR="001429C7" w:rsidRPr="00D3326A" w:rsidRDefault="001429C7" w:rsidP="001429C7">
      <w:pPr>
        <w:ind w:firstLine="0"/>
        <w:jc w:val="center"/>
        <w:rPr>
          <w:sz w:val="24"/>
        </w:rPr>
      </w:pPr>
    </w:p>
    <w:p w14:paraId="17FB17E8" w14:textId="77777777" w:rsidR="001429C7" w:rsidRPr="00D3326A" w:rsidRDefault="001429C7" w:rsidP="001429C7">
      <w:pPr>
        <w:ind w:firstLine="0"/>
        <w:jc w:val="center"/>
        <w:rPr>
          <w:sz w:val="24"/>
        </w:rPr>
      </w:pPr>
    </w:p>
    <w:p w14:paraId="16D0E33E" w14:textId="77777777" w:rsidR="001429C7" w:rsidRPr="00D3326A" w:rsidRDefault="001429C7" w:rsidP="001429C7">
      <w:pPr>
        <w:ind w:firstLine="0"/>
        <w:jc w:val="center"/>
        <w:rPr>
          <w:sz w:val="24"/>
        </w:rPr>
      </w:pPr>
    </w:p>
    <w:p w14:paraId="66AA91B2" w14:textId="77777777" w:rsidR="001429C7" w:rsidRPr="00D3326A" w:rsidRDefault="001429C7" w:rsidP="001429C7">
      <w:pPr>
        <w:ind w:firstLine="0"/>
        <w:jc w:val="center"/>
        <w:rPr>
          <w:sz w:val="24"/>
        </w:rPr>
      </w:pPr>
    </w:p>
    <w:p w14:paraId="38A44124" w14:textId="77777777" w:rsidR="001429C7" w:rsidRPr="00D3326A" w:rsidRDefault="001429C7" w:rsidP="001429C7">
      <w:pPr>
        <w:ind w:firstLine="0"/>
        <w:jc w:val="center"/>
        <w:rPr>
          <w:sz w:val="24"/>
        </w:rPr>
      </w:pPr>
    </w:p>
    <w:p w14:paraId="1063D600" w14:textId="77777777" w:rsidR="001429C7" w:rsidRPr="00D3326A" w:rsidRDefault="001429C7" w:rsidP="001429C7">
      <w:pPr>
        <w:ind w:firstLine="0"/>
        <w:jc w:val="center"/>
        <w:rPr>
          <w:sz w:val="24"/>
        </w:rPr>
      </w:pPr>
    </w:p>
    <w:p w14:paraId="61158242" w14:textId="77777777" w:rsidR="001429C7" w:rsidRPr="00D3326A" w:rsidRDefault="001429C7" w:rsidP="001429C7">
      <w:pPr>
        <w:ind w:firstLine="0"/>
        <w:jc w:val="center"/>
        <w:rPr>
          <w:sz w:val="24"/>
        </w:rPr>
      </w:pPr>
    </w:p>
    <w:p w14:paraId="11330A07" w14:textId="77777777" w:rsidR="001429C7" w:rsidRPr="00D3326A" w:rsidRDefault="001429C7" w:rsidP="001429C7">
      <w:pPr>
        <w:ind w:firstLine="0"/>
        <w:jc w:val="center"/>
        <w:rPr>
          <w:sz w:val="24"/>
        </w:rPr>
      </w:pPr>
    </w:p>
    <w:p w14:paraId="6E145F2B" w14:textId="77777777" w:rsidR="001429C7" w:rsidRPr="00D3326A" w:rsidRDefault="001429C7" w:rsidP="001429C7">
      <w:pPr>
        <w:ind w:firstLine="0"/>
        <w:jc w:val="center"/>
        <w:rPr>
          <w:sz w:val="24"/>
        </w:rPr>
      </w:pPr>
    </w:p>
    <w:p w14:paraId="1E93F068" w14:textId="77777777" w:rsidR="001429C7" w:rsidRPr="00D3326A" w:rsidRDefault="001429C7" w:rsidP="001429C7">
      <w:pPr>
        <w:ind w:firstLine="0"/>
        <w:jc w:val="center"/>
        <w:rPr>
          <w:sz w:val="24"/>
        </w:rPr>
      </w:pPr>
    </w:p>
    <w:p w14:paraId="71F225FD" w14:textId="77777777" w:rsidR="001429C7" w:rsidRPr="00D3326A" w:rsidRDefault="001429C7" w:rsidP="00806C6B">
      <w:pPr>
        <w:ind w:firstLine="0"/>
        <w:rPr>
          <w:sz w:val="24"/>
        </w:rPr>
      </w:pPr>
    </w:p>
    <w:p w14:paraId="71A85FC1" w14:textId="77777777" w:rsidR="001429C7" w:rsidRPr="00D3326A" w:rsidRDefault="001429C7" w:rsidP="001429C7">
      <w:pPr>
        <w:ind w:firstLine="0"/>
        <w:jc w:val="center"/>
        <w:rPr>
          <w:sz w:val="24"/>
        </w:rPr>
      </w:pPr>
    </w:p>
    <w:p w14:paraId="1EFC04D0" w14:textId="77777777" w:rsidR="001429C7" w:rsidRPr="00D3326A" w:rsidRDefault="001429C7" w:rsidP="001429C7">
      <w:pPr>
        <w:ind w:firstLine="0"/>
        <w:jc w:val="center"/>
        <w:rPr>
          <w:sz w:val="24"/>
        </w:rPr>
      </w:pPr>
    </w:p>
    <w:p w14:paraId="45516180" w14:textId="77777777" w:rsidR="001429C7" w:rsidRPr="00D3326A" w:rsidRDefault="001429C7" w:rsidP="001429C7">
      <w:pPr>
        <w:ind w:left="4536" w:firstLine="0"/>
        <w:rPr>
          <w:b/>
        </w:rPr>
      </w:pPr>
      <w:r w:rsidRPr="00D3326A">
        <w:rPr>
          <w:b/>
          <w:sz w:val="24"/>
        </w:rPr>
        <w:t>Epígrafe:</w:t>
      </w:r>
      <w:r w:rsidRPr="00D3326A">
        <w:rPr>
          <w:sz w:val="24"/>
        </w:rPr>
        <w:t xml:space="preserve"> </w:t>
      </w:r>
      <w:r w:rsidRPr="00D3326A">
        <w:rPr>
          <w:b/>
          <w:sz w:val="24"/>
        </w:rPr>
        <w:t>“</w:t>
      </w:r>
      <w:r w:rsidRPr="00D3326A">
        <w:rPr>
          <w:sz w:val="24"/>
        </w:rPr>
        <w:t>Investir é mais inteligente quando é mais parecido com um negócio.”</w:t>
      </w:r>
      <w:r w:rsidRPr="00D3326A">
        <w:rPr>
          <w:b/>
        </w:rPr>
        <w:t xml:space="preserve"> </w:t>
      </w:r>
    </w:p>
    <w:p w14:paraId="5E163F58" w14:textId="77777777" w:rsidR="001429C7" w:rsidRPr="00D3326A" w:rsidRDefault="001429C7" w:rsidP="001429C7">
      <w:pPr>
        <w:ind w:firstLine="0"/>
        <w:jc w:val="right"/>
      </w:pPr>
      <w:r w:rsidRPr="00D3326A">
        <w:t>Benjamin Graham</w:t>
      </w:r>
    </w:p>
    <w:p w14:paraId="1688F6A0" w14:textId="77777777" w:rsidR="001429C7" w:rsidRPr="00D3326A" w:rsidRDefault="001429C7" w:rsidP="001429C7">
      <w:pPr>
        <w:spacing w:after="360"/>
        <w:ind w:hanging="142"/>
        <w:jc w:val="center"/>
        <w:rPr>
          <w:b/>
          <w:sz w:val="28"/>
          <w:szCs w:val="28"/>
        </w:rPr>
      </w:pPr>
      <w:r w:rsidRPr="00D3326A">
        <w:rPr>
          <w:b/>
        </w:rPr>
        <w:br w:type="page"/>
      </w:r>
      <w:r w:rsidRPr="00D3326A">
        <w:rPr>
          <w:b/>
          <w:sz w:val="28"/>
          <w:szCs w:val="28"/>
        </w:rPr>
        <w:lastRenderedPageBreak/>
        <w:t>RESUMO</w:t>
      </w:r>
    </w:p>
    <w:p w14:paraId="1F6A21EF" w14:textId="77777777" w:rsidR="001429C7" w:rsidRPr="00D3326A" w:rsidRDefault="001429C7" w:rsidP="001429C7">
      <w:pPr>
        <w:spacing w:line="240" w:lineRule="auto"/>
        <w:rPr>
          <w:sz w:val="24"/>
        </w:rPr>
      </w:pPr>
      <w:r w:rsidRPr="00D3326A">
        <w:rPr>
          <w:sz w:val="24"/>
        </w:rPr>
        <w:t>O crescente volume de dados no mercado financeiro impõe desafios significativos para o investidor individual. Estes desafios incluem a sobrecarga de informação, que dificulta a análise manual, a complexidade técnica dos indicadores fundamentalistas, que exige conhecimento especializado, e a suscetibilidade a vieses cognitivos e emocionais na tomada de decisão.</w:t>
      </w:r>
      <w:r w:rsidRPr="00D3326A">
        <w:rPr>
          <w:b/>
          <w:bCs/>
          <w:sz w:val="24"/>
        </w:rPr>
        <w:t xml:space="preserve"> </w:t>
      </w:r>
      <w:r w:rsidRPr="00D3326A">
        <w:rPr>
          <w:sz w:val="24"/>
        </w:rPr>
        <w:t xml:space="preserve">Afim de solucionar estes desafios, este trabalho apresenta o desenvolvimento de um sistema computacional automatizado para análise, previsão e recomendação de ações, visando transformar dados brutos em </w:t>
      </w:r>
      <w:r w:rsidRPr="00D3326A">
        <w:rPr>
          <w:i/>
          <w:iCs/>
          <w:sz w:val="24"/>
        </w:rPr>
        <w:t>insights</w:t>
      </w:r>
      <w:r w:rsidRPr="00D3326A">
        <w:rPr>
          <w:sz w:val="24"/>
        </w:rPr>
        <w:t xml:space="preserve"> acionáveis. O objetivo principal foi construir uma solução de ponta a ponta que integrasse as etapas de coleta de dados, modelagem preditiva e visualização interativa. A metodologia empregada incluiu a implementação de </w:t>
      </w:r>
      <w:proofErr w:type="gramStart"/>
      <w:r w:rsidRPr="00D3326A">
        <w:rPr>
          <w:sz w:val="24"/>
        </w:rPr>
        <w:t>um web</w:t>
      </w:r>
      <w:proofErr w:type="gramEnd"/>
      <w:r w:rsidRPr="00D3326A">
        <w:rPr>
          <w:sz w:val="24"/>
        </w:rPr>
        <w:t xml:space="preserve"> scraper para a extração de indicadores fundamentalistas, o armazenamento persistente em um banco de dados PostgreSQL e a conteinerização do ambiente com Docker para garantir a reprodutibilidade. O núcleo do sistema é composto por dois modelos de </w:t>
      </w:r>
      <w:proofErr w:type="spellStart"/>
      <w:r w:rsidRPr="00D3326A">
        <w:rPr>
          <w:sz w:val="24"/>
        </w:rPr>
        <w:t>Machine</w:t>
      </w:r>
      <w:proofErr w:type="spellEnd"/>
      <w:r w:rsidRPr="00D3326A">
        <w:rPr>
          <w:sz w:val="24"/>
        </w:rPr>
        <w:t xml:space="preserve"> Learning baseados no algoritmo </w:t>
      </w:r>
      <w:proofErr w:type="spellStart"/>
      <w:r w:rsidRPr="00D3326A">
        <w:rPr>
          <w:sz w:val="24"/>
        </w:rPr>
        <w:t>Random</w:t>
      </w:r>
      <w:proofErr w:type="spellEnd"/>
      <w:r w:rsidRPr="00D3326A">
        <w:rPr>
          <w:sz w:val="24"/>
        </w:rPr>
        <w:t xml:space="preserve"> Forest, um para classificação de desempenho futuro relativo e outro para regressão de preços. Como resultado, foi entregue um protótipo funcional na forma de um dashboard interativo, desenvolvido com a biblioteca Dash, que permite aos usuários explorar dados, avaliar o desempenho histórico dos modelos, gerar previsões sob demanda e obter recomendações de investimento com justificativas explicativas. O projeto conclui que a integração de técnicas de engenharia de dados e inteligência artificial podem gerar uma ferramenta de alto valor para o apoio à decisão no mercado de capitais. </w:t>
      </w:r>
    </w:p>
    <w:p w14:paraId="45A47E14" w14:textId="77777777" w:rsidR="001429C7" w:rsidRPr="00D3326A" w:rsidRDefault="001429C7" w:rsidP="001429C7">
      <w:pPr>
        <w:spacing w:line="240" w:lineRule="auto"/>
        <w:rPr>
          <w:sz w:val="24"/>
        </w:rPr>
      </w:pPr>
    </w:p>
    <w:p w14:paraId="52859E34" w14:textId="77777777" w:rsidR="001429C7" w:rsidRPr="00D3326A" w:rsidRDefault="001429C7" w:rsidP="001429C7">
      <w:pPr>
        <w:spacing w:line="240" w:lineRule="auto"/>
        <w:rPr>
          <w:sz w:val="24"/>
        </w:rPr>
      </w:pPr>
    </w:p>
    <w:p w14:paraId="6B132208" w14:textId="77777777" w:rsidR="001429C7" w:rsidRPr="00D3326A" w:rsidRDefault="001429C7" w:rsidP="001429C7">
      <w:pPr>
        <w:spacing w:line="240" w:lineRule="auto"/>
        <w:rPr>
          <w:sz w:val="24"/>
        </w:rPr>
      </w:pPr>
      <w:r w:rsidRPr="00D3326A">
        <w:rPr>
          <w:sz w:val="24"/>
        </w:rPr>
        <w:t xml:space="preserve">Palavras-Chave: Mercado de Ações, </w:t>
      </w:r>
      <w:proofErr w:type="spellStart"/>
      <w:r w:rsidRPr="00D3326A">
        <w:rPr>
          <w:sz w:val="24"/>
        </w:rPr>
        <w:t>Machine</w:t>
      </w:r>
      <w:proofErr w:type="spellEnd"/>
      <w:r w:rsidRPr="00D3326A">
        <w:rPr>
          <w:sz w:val="24"/>
        </w:rPr>
        <w:t xml:space="preserve"> Learning, Análise Preditiva, Visual </w:t>
      </w:r>
      <w:proofErr w:type="spellStart"/>
      <w:r w:rsidRPr="00D3326A">
        <w:rPr>
          <w:sz w:val="24"/>
        </w:rPr>
        <w:t>Analytics</w:t>
      </w:r>
      <w:proofErr w:type="spellEnd"/>
      <w:r w:rsidRPr="00D3326A">
        <w:rPr>
          <w:sz w:val="24"/>
        </w:rPr>
        <w:t>, Docker.</w:t>
      </w:r>
    </w:p>
    <w:p w14:paraId="580D7162" w14:textId="77777777" w:rsidR="001429C7" w:rsidRPr="00D3326A" w:rsidRDefault="001429C7" w:rsidP="001429C7">
      <w:pPr>
        <w:spacing w:line="240" w:lineRule="auto"/>
        <w:ind w:firstLine="0"/>
        <w:rPr>
          <w:sz w:val="24"/>
        </w:rPr>
      </w:pPr>
    </w:p>
    <w:p w14:paraId="16C3ACC6" w14:textId="77777777" w:rsidR="001429C7" w:rsidRPr="00D3326A" w:rsidRDefault="001429C7" w:rsidP="001429C7">
      <w:pPr>
        <w:spacing w:after="360"/>
        <w:ind w:firstLine="0"/>
        <w:jc w:val="center"/>
        <w:rPr>
          <w:b/>
          <w:sz w:val="28"/>
          <w:szCs w:val="28"/>
          <w:lang w:val="en-US"/>
        </w:rPr>
      </w:pPr>
      <w:r w:rsidRPr="00C029CE">
        <w:rPr>
          <w:lang w:val="en-US"/>
          <w:rPrChange w:id="6" w:author="Mateus Restier" w:date="2025-11-10T17:17:00Z">
            <w:rPr>
              <w:lang w:val="en-US"/>
            </w:rPr>
          </w:rPrChange>
        </w:rPr>
        <w:br w:type="page"/>
      </w:r>
      <w:r w:rsidRPr="00D3326A">
        <w:rPr>
          <w:b/>
          <w:sz w:val="28"/>
          <w:szCs w:val="28"/>
          <w:lang w:val="en-US"/>
        </w:rPr>
        <w:lastRenderedPageBreak/>
        <w:t>ABSTRACT</w:t>
      </w:r>
    </w:p>
    <w:p w14:paraId="6BC7D82E" w14:textId="77777777" w:rsidR="001429C7" w:rsidRPr="00D3129C" w:rsidRDefault="001429C7" w:rsidP="001429C7">
      <w:pPr>
        <w:spacing w:line="240" w:lineRule="auto"/>
        <w:rPr>
          <w:sz w:val="24"/>
          <w:lang w:val="en-US"/>
        </w:rPr>
      </w:pPr>
      <w:r w:rsidRPr="00D3129C">
        <w:rPr>
          <w:sz w:val="24"/>
          <w:lang w:val="en-US"/>
        </w:rPr>
        <w:t>The growing volume of data in the financial market poses significant challenges for individual investors. These challenges include information overload, which hinders manual analysis, the technical complexity of fundamental indicators, which requires specialized knowledge, and the susceptibility to cognitive and emotional biases in decision-making. To address these challenges, this work presents the development of an automated computational system for stock analysis, prediction, and recommendation, aiming to transform raw data into actionable insights. The main objective was to build an end-to-end solution that integrates the stages of data collection, predictive modeling, and interactive visualization. The methodology employed included the implementation of a web scraper for the extraction of fundamental indicators, persistent storage in a PostgreSQL database, and the containerization of the environment with Docker to ensure reproducibility. The core of the system consists of two Machine Learning models based on the Random Forest algorithm, one for classifying relative future performance and another for price regression. As a result, a functional prototype was delivered in the form of an interactive dashboard, developed with the Dash library, which allows users to explore data, evaluate the historical performance of the models, generate on-demand forecasts, and obtain investment recommendations with explanatory justifications. The project concludes that the integration of data engineering and artificial intelligence techniques can generate a high-value tool for decision support in the capital market.</w:t>
      </w:r>
    </w:p>
    <w:p w14:paraId="6CBD5C03" w14:textId="77777777" w:rsidR="001429C7" w:rsidRPr="00D3129C" w:rsidRDefault="001429C7" w:rsidP="001429C7">
      <w:pPr>
        <w:spacing w:line="240" w:lineRule="auto"/>
        <w:rPr>
          <w:sz w:val="24"/>
          <w:lang w:val="en-US"/>
        </w:rPr>
      </w:pPr>
    </w:p>
    <w:p w14:paraId="377FD04F" w14:textId="77777777" w:rsidR="001429C7" w:rsidRPr="00D3326A" w:rsidRDefault="001429C7" w:rsidP="001429C7">
      <w:pPr>
        <w:spacing w:line="240" w:lineRule="auto"/>
        <w:rPr>
          <w:sz w:val="24"/>
          <w:lang w:val="en-US"/>
        </w:rPr>
      </w:pPr>
    </w:p>
    <w:p w14:paraId="3D672BDC" w14:textId="77777777" w:rsidR="001429C7" w:rsidRPr="00D3326A" w:rsidRDefault="001429C7" w:rsidP="001429C7">
      <w:pPr>
        <w:spacing w:line="240" w:lineRule="auto"/>
        <w:rPr>
          <w:lang w:val="en-US"/>
        </w:rPr>
      </w:pPr>
      <w:r w:rsidRPr="00D3326A">
        <w:rPr>
          <w:sz w:val="24"/>
          <w:lang w:val="en-US"/>
        </w:rPr>
        <w:t>Keywords: Stock Market, Machine Learning, Predictive Analytics, Visual Analytics, Docker.</w:t>
      </w:r>
    </w:p>
    <w:p w14:paraId="3A0A6380" w14:textId="77777777" w:rsidR="001429C7" w:rsidRPr="00D3326A" w:rsidRDefault="001429C7" w:rsidP="001429C7">
      <w:pPr>
        <w:spacing w:after="360"/>
        <w:ind w:firstLine="0"/>
        <w:rPr>
          <w:sz w:val="24"/>
          <w:lang w:val="en-US"/>
        </w:rPr>
      </w:pPr>
    </w:p>
    <w:p w14:paraId="3B97F167" w14:textId="77777777" w:rsidR="001429C7" w:rsidRPr="00D3326A" w:rsidRDefault="001429C7" w:rsidP="001429C7">
      <w:pPr>
        <w:ind w:firstLine="0"/>
        <w:rPr>
          <w:lang w:val="en-US"/>
        </w:rPr>
      </w:pPr>
    </w:p>
    <w:p w14:paraId="47ABA515" w14:textId="77777777" w:rsidR="00DE1125" w:rsidRPr="00966977" w:rsidRDefault="00DE1125">
      <w:pPr>
        <w:spacing w:after="160" w:line="259" w:lineRule="auto"/>
        <w:ind w:firstLine="0"/>
        <w:jc w:val="left"/>
        <w:rPr>
          <w:lang w:val="en-US"/>
        </w:rPr>
      </w:pPr>
      <w:r w:rsidRPr="00966977">
        <w:rPr>
          <w:lang w:val="en-US"/>
        </w:rPr>
        <w:br w:type="page"/>
      </w:r>
    </w:p>
    <w:p w14:paraId="13820DC5" w14:textId="0D75FCFB" w:rsidR="006826A5" w:rsidRPr="007E3A7C" w:rsidRDefault="006826A5" w:rsidP="006826A5">
      <w:pPr>
        <w:spacing w:after="360"/>
        <w:ind w:firstLine="0"/>
        <w:jc w:val="center"/>
        <w:rPr>
          <w:b/>
          <w:sz w:val="28"/>
          <w:szCs w:val="28"/>
          <w:lang w:val="en-US"/>
        </w:rPr>
      </w:pPr>
      <w:r w:rsidRPr="007E3A7C">
        <w:rPr>
          <w:b/>
          <w:sz w:val="28"/>
          <w:szCs w:val="28"/>
          <w:lang w:val="en-US"/>
        </w:rPr>
        <w:lastRenderedPageBreak/>
        <w:t>LISTA DE ILUSTRAÇÕES</w:t>
      </w:r>
    </w:p>
    <w:p w14:paraId="0F7D4045" w14:textId="0DA5561C" w:rsidR="007E06B3" w:rsidRDefault="00E11D73">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r>
        <w:fldChar w:fldCharType="begin"/>
      </w:r>
      <w:r>
        <w:instrText xml:space="preserve"> TOC \h \z \c "FIGURA" </w:instrText>
      </w:r>
      <w:r>
        <w:fldChar w:fldCharType="separate"/>
      </w:r>
      <w:hyperlink w:anchor="_Toc211939873" w:history="1">
        <w:r w:rsidR="007E06B3" w:rsidRPr="00200410">
          <w:rPr>
            <w:rStyle w:val="Hyperlink"/>
            <w:rFonts w:eastAsiaTheme="majorEastAsia"/>
            <w:noProof/>
          </w:rPr>
          <w:t>FIGURA 1:</w:t>
        </w:r>
        <w:r w:rsidR="00966977">
          <w:rPr>
            <w:rStyle w:val="Hyperlink"/>
            <w:rFonts w:eastAsiaTheme="majorEastAsia"/>
            <w:noProof/>
          </w:rPr>
          <w:t xml:space="preserve"> </w:t>
        </w:r>
        <w:r w:rsidR="007E06B3" w:rsidRPr="00200410">
          <w:rPr>
            <w:rStyle w:val="Hyperlink"/>
            <w:rFonts w:eastAsiaTheme="majorEastAsia"/>
            <w:noProof/>
          </w:rPr>
          <w:t>Fórmula do Valor Intrínseco de Graham</w:t>
        </w:r>
        <w:r w:rsidR="007E06B3">
          <w:rPr>
            <w:noProof/>
            <w:webHidden/>
          </w:rPr>
          <w:tab/>
        </w:r>
        <w:r w:rsidR="007E06B3">
          <w:rPr>
            <w:noProof/>
            <w:webHidden/>
          </w:rPr>
          <w:fldChar w:fldCharType="begin"/>
        </w:r>
        <w:r w:rsidR="007E06B3">
          <w:rPr>
            <w:noProof/>
            <w:webHidden/>
          </w:rPr>
          <w:instrText xml:space="preserve"> PAGEREF _Toc211939873 \h </w:instrText>
        </w:r>
        <w:r w:rsidR="007E06B3">
          <w:rPr>
            <w:noProof/>
            <w:webHidden/>
          </w:rPr>
        </w:r>
        <w:r w:rsidR="007E06B3">
          <w:rPr>
            <w:noProof/>
            <w:webHidden/>
          </w:rPr>
          <w:fldChar w:fldCharType="separate"/>
        </w:r>
        <w:r w:rsidR="00013878">
          <w:rPr>
            <w:noProof/>
            <w:webHidden/>
          </w:rPr>
          <w:t>16</w:t>
        </w:r>
        <w:r w:rsidR="007E06B3">
          <w:rPr>
            <w:noProof/>
            <w:webHidden/>
          </w:rPr>
          <w:fldChar w:fldCharType="end"/>
        </w:r>
      </w:hyperlink>
    </w:p>
    <w:p w14:paraId="53174658" w14:textId="3FE6A06D" w:rsidR="007E06B3" w:rsidRDefault="005D6A9C">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4" w:history="1">
        <w:r w:rsidR="007E06B3" w:rsidRPr="00200410">
          <w:rPr>
            <w:rStyle w:val="Hyperlink"/>
            <w:rFonts w:eastAsiaTheme="majorEastAsia"/>
            <w:noProof/>
          </w:rPr>
          <w:t>FIGURA 2:</w:t>
        </w:r>
        <w:r w:rsidR="00966977">
          <w:rPr>
            <w:rStyle w:val="Hyperlink"/>
            <w:rFonts w:eastAsiaTheme="majorEastAsia"/>
            <w:noProof/>
          </w:rPr>
          <w:t xml:space="preserve"> </w:t>
        </w:r>
        <w:r w:rsidR="007E06B3" w:rsidRPr="00200410">
          <w:rPr>
            <w:rStyle w:val="Hyperlink"/>
            <w:rFonts w:eastAsiaTheme="majorEastAsia"/>
            <w:noProof/>
          </w:rPr>
          <w:t>Diagrama da Arquitetura do projeto</w:t>
        </w:r>
        <w:r w:rsidR="007E06B3">
          <w:rPr>
            <w:noProof/>
            <w:webHidden/>
          </w:rPr>
          <w:tab/>
        </w:r>
        <w:r w:rsidR="007E06B3">
          <w:rPr>
            <w:noProof/>
            <w:webHidden/>
          </w:rPr>
          <w:fldChar w:fldCharType="begin"/>
        </w:r>
        <w:r w:rsidR="007E06B3">
          <w:rPr>
            <w:noProof/>
            <w:webHidden/>
          </w:rPr>
          <w:instrText xml:space="preserve"> PAGEREF _Toc211939874 \h </w:instrText>
        </w:r>
        <w:r w:rsidR="007E06B3">
          <w:rPr>
            <w:noProof/>
            <w:webHidden/>
          </w:rPr>
        </w:r>
        <w:r w:rsidR="007E06B3">
          <w:rPr>
            <w:noProof/>
            <w:webHidden/>
          </w:rPr>
          <w:fldChar w:fldCharType="separate"/>
        </w:r>
        <w:r w:rsidR="00013878">
          <w:rPr>
            <w:noProof/>
            <w:webHidden/>
          </w:rPr>
          <w:t>22</w:t>
        </w:r>
        <w:r w:rsidR="007E06B3">
          <w:rPr>
            <w:noProof/>
            <w:webHidden/>
          </w:rPr>
          <w:fldChar w:fldCharType="end"/>
        </w:r>
      </w:hyperlink>
    </w:p>
    <w:p w14:paraId="3EF28F69" w14:textId="2320E464" w:rsidR="007E06B3" w:rsidRDefault="005D6A9C">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5" w:history="1">
        <w:r w:rsidR="007E06B3" w:rsidRPr="00200410">
          <w:rPr>
            <w:rStyle w:val="Hyperlink"/>
            <w:rFonts w:eastAsiaTheme="majorEastAsia"/>
            <w:noProof/>
          </w:rPr>
          <w:t>FIGURA 3:</w:t>
        </w:r>
        <w:r w:rsidR="00966977">
          <w:rPr>
            <w:rStyle w:val="Hyperlink"/>
            <w:rFonts w:eastAsiaTheme="majorEastAsia"/>
            <w:noProof/>
          </w:rPr>
          <w:t xml:space="preserve"> </w:t>
        </w:r>
        <w:r w:rsidR="007E06B3" w:rsidRPr="00200410">
          <w:rPr>
            <w:rStyle w:val="Hyperlink"/>
            <w:rFonts w:eastAsiaTheme="majorEastAsia"/>
            <w:noProof/>
          </w:rPr>
          <w:t>Tabela indicadores_fundamentalistas no SQL</w:t>
        </w:r>
        <w:r w:rsidR="007E06B3">
          <w:rPr>
            <w:noProof/>
            <w:webHidden/>
          </w:rPr>
          <w:tab/>
        </w:r>
        <w:r w:rsidR="007E06B3">
          <w:rPr>
            <w:noProof/>
            <w:webHidden/>
          </w:rPr>
          <w:fldChar w:fldCharType="begin"/>
        </w:r>
        <w:r w:rsidR="007E06B3">
          <w:rPr>
            <w:noProof/>
            <w:webHidden/>
          </w:rPr>
          <w:instrText xml:space="preserve"> PAGEREF _Toc211939875 \h </w:instrText>
        </w:r>
        <w:r w:rsidR="007E06B3">
          <w:rPr>
            <w:noProof/>
            <w:webHidden/>
          </w:rPr>
        </w:r>
        <w:r w:rsidR="007E06B3">
          <w:rPr>
            <w:noProof/>
            <w:webHidden/>
          </w:rPr>
          <w:fldChar w:fldCharType="separate"/>
        </w:r>
        <w:r w:rsidR="00013878">
          <w:rPr>
            <w:noProof/>
            <w:webHidden/>
          </w:rPr>
          <w:t>24</w:t>
        </w:r>
        <w:r w:rsidR="007E06B3">
          <w:rPr>
            <w:noProof/>
            <w:webHidden/>
          </w:rPr>
          <w:fldChar w:fldCharType="end"/>
        </w:r>
      </w:hyperlink>
    </w:p>
    <w:p w14:paraId="7A748921" w14:textId="0634831B" w:rsidR="007E06B3" w:rsidRDefault="005D6A9C">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6" w:history="1">
        <w:r w:rsidR="007E06B3" w:rsidRPr="00200410">
          <w:rPr>
            <w:rStyle w:val="Hyperlink"/>
            <w:rFonts w:eastAsiaTheme="majorEastAsia"/>
            <w:noProof/>
          </w:rPr>
          <w:t>FIGURA 4:</w:t>
        </w:r>
        <w:r w:rsidR="00966977">
          <w:rPr>
            <w:rStyle w:val="Hyperlink"/>
            <w:rFonts w:eastAsiaTheme="majorEastAsia"/>
            <w:noProof/>
          </w:rPr>
          <w:t xml:space="preserve"> </w:t>
        </w:r>
        <w:r w:rsidR="007E06B3" w:rsidRPr="00200410">
          <w:rPr>
            <w:rStyle w:val="Hyperlink"/>
            <w:rFonts w:eastAsiaTheme="majorEastAsia"/>
            <w:noProof/>
          </w:rPr>
          <w:t>Tela de Indicadores</w:t>
        </w:r>
        <w:r w:rsidR="007E06B3">
          <w:rPr>
            <w:noProof/>
            <w:webHidden/>
          </w:rPr>
          <w:tab/>
        </w:r>
        <w:r w:rsidR="007E06B3">
          <w:rPr>
            <w:noProof/>
            <w:webHidden/>
          </w:rPr>
          <w:fldChar w:fldCharType="begin"/>
        </w:r>
        <w:r w:rsidR="007E06B3">
          <w:rPr>
            <w:noProof/>
            <w:webHidden/>
          </w:rPr>
          <w:instrText xml:space="preserve"> PAGEREF _Toc211939876 \h </w:instrText>
        </w:r>
        <w:r w:rsidR="007E06B3">
          <w:rPr>
            <w:noProof/>
            <w:webHidden/>
          </w:rPr>
        </w:r>
        <w:r w:rsidR="007E06B3">
          <w:rPr>
            <w:noProof/>
            <w:webHidden/>
          </w:rPr>
          <w:fldChar w:fldCharType="separate"/>
        </w:r>
        <w:r w:rsidR="00013878">
          <w:rPr>
            <w:noProof/>
            <w:webHidden/>
          </w:rPr>
          <w:t>37</w:t>
        </w:r>
        <w:r w:rsidR="007E06B3">
          <w:rPr>
            <w:noProof/>
            <w:webHidden/>
          </w:rPr>
          <w:fldChar w:fldCharType="end"/>
        </w:r>
      </w:hyperlink>
    </w:p>
    <w:p w14:paraId="63BDBCF5" w14:textId="2796450D" w:rsidR="007E06B3" w:rsidRDefault="005D6A9C">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7" w:history="1">
        <w:r w:rsidR="007E06B3" w:rsidRPr="00200410">
          <w:rPr>
            <w:rStyle w:val="Hyperlink"/>
            <w:rFonts w:eastAsiaTheme="majorEastAsia"/>
            <w:noProof/>
          </w:rPr>
          <w:t>FIGURA 5:</w:t>
        </w:r>
        <w:r w:rsidR="00966977">
          <w:rPr>
            <w:rStyle w:val="Hyperlink"/>
            <w:rFonts w:eastAsiaTheme="majorEastAsia"/>
            <w:noProof/>
          </w:rPr>
          <w:t xml:space="preserve"> </w:t>
        </w:r>
        <w:r w:rsidR="007E06B3" w:rsidRPr="00200410">
          <w:rPr>
            <w:rStyle w:val="Hyperlink"/>
            <w:rFonts w:eastAsiaTheme="majorEastAsia"/>
            <w:noProof/>
          </w:rPr>
          <w:t>Tela de Previsões Carregando</w:t>
        </w:r>
        <w:r w:rsidR="007E06B3">
          <w:rPr>
            <w:noProof/>
            <w:webHidden/>
          </w:rPr>
          <w:tab/>
        </w:r>
        <w:r w:rsidR="007E06B3">
          <w:rPr>
            <w:noProof/>
            <w:webHidden/>
          </w:rPr>
          <w:fldChar w:fldCharType="begin"/>
        </w:r>
        <w:r w:rsidR="007E06B3">
          <w:rPr>
            <w:noProof/>
            <w:webHidden/>
          </w:rPr>
          <w:instrText xml:space="preserve"> PAGEREF _Toc211939877 \h </w:instrText>
        </w:r>
        <w:r w:rsidR="007E06B3">
          <w:rPr>
            <w:noProof/>
            <w:webHidden/>
          </w:rPr>
        </w:r>
        <w:r w:rsidR="007E06B3">
          <w:rPr>
            <w:noProof/>
            <w:webHidden/>
          </w:rPr>
          <w:fldChar w:fldCharType="separate"/>
        </w:r>
        <w:r w:rsidR="00013878">
          <w:rPr>
            <w:noProof/>
            <w:webHidden/>
          </w:rPr>
          <w:t>38</w:t>
        </w:r>
        <w:r w:rsidR="007E06B3">
          <w:rPr>
            <w:noProof/>
            <w:webHidden/>
          </w:rPr>
          <w:fldChar w:fldCharType="end"/>
        </w:r>
      </w:hyperlink>
    </w:p>
    <w:p w14:paraId="0106FA85" w14:textId="4AE3DDF0" w:rsidR="007E06B3" w:rsidRDefault="005D6A9C">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8" w:history="1">
        <w:r w:rsidR="007E06B3" w:rsidRPr="00200410">
          <w:rPr>
            <w:rStyle w:val="Hyperlink"/>
            <w:rFonts w:eastAsiaTheme="majorEastAsia"/>
            <w:noProof/>
          </w:rPr>
          <w:t>FIGURA 6:</w:t>
        </w:r>
        <w:r w:rsidR="00966977">
          <w:rPr>
            <w:rStyle w:val="Hyperlink"/>
            <w:rFonts w:eastAsiaTheme="majorEastAsia"/>
            <w:noProof/>
          </w:rPr>
          <w:t xml:space="preserve"> </w:t>
        </w:r>
        <w:r w:rsidR="007E06B3" w:rsidRPr="00200410">
          <w:rPr>
            <w:rStyle w:val="Hyperlink"/>
            <w:rFonts w:eastAsiaTheme="majorEastAsia"/>
            <w:noProof/>
          </w:rPr>
          <w:t>Tela de Previsões Carregada</w:t>
        </w:r>
        <w:r w:rsidR="007E06B3">
          <w:rPr>
            <w:noProof/>
            <w:webHidden/>
          </w:rPr>
          <w:tab/>
        </w:r>
        <w:r w:rsidR="007E06B3">
          <w:rPr>
            <w:noProof/>
            <w:webHidden/>
          </w:rPr>
          <w:fldChar w:fldCharType="begin"/>
        </w:r>
        <w:r w:rsidR="007E06B3">
          <w:rPr>
            <w:noProof/>
            <w:webHidden/>
          </w:rPr>
          <w:instrText xml:space="preserve"> PAGEREF _Toc211939878 \h </w:instrText>
        </w:r>
        <w:r w:rsidR="007E06B3">
          <w:rPr>
            <w:noProof/>
            <w:webHidden/>
          </w:rPr>
        </w:r>
        <w:r w:rsidR="007E06B3">
          <w:rPr>
            <w:noProof/>
            <w:webHidden/>
          </w:rPr>
          <w:fldChar w:fldCharType="separate"/>
        </w:r>
        <w:r w:rsidR="00013878">
          <w:rPr>
            <w:noProof/>
            <w:webHidden/>
          </w:rPr>
          <w:t>38</w:t>
        </w:r>
        <w:r w:rsidR="007E06B3">
          <w:rPr>
            <w:noProof/>
            <w:webHidden/>
          </w:rPr>
          <w:fldChar w:fldCharType="end"/>
        </w:r>
      </w:hyperlink>
    </w:p>
    <w:p w14:paraId="03C568EE" w14:textId="22C60E57" w:rsidR="007E06B3" w:rsidRDefault="005D6A9C">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9" w:history="1">
        <w:r w:rsidR="007E06B3" w:rsidRPr="00200410">
          <w:rPr>
            <w:rStyle w:val="Hyperlink"/>
            <w:rFonts w:eastAsiaTheme="majorEastAsia"/>
            <w:noProof/>
          </w:rPr>
          <w:t>FIGURA 7:</w:t>
        </w:r>
        <w:r w:rsidR="00966977">
          <w:rPr>
            <w:rStyle w:val="Hyperlink"/>
            <w:rFonts w:eastAsiaTheme="majorEastAsia"/>
            <w:noProof/>
          </w:rPr>
          <w:t xml:space="preserve"> </w:t>
        </w:r>
        <w:r w:rsidR="007E06B3" w:rsidRPr="00200410">
          <w:rPr>
            <w:rStyle w:val="Hyperlink"/>
            <w:rFonts w:eastAsiaTheme="majorEastAsia"/>
            <w:noProof/>
          </w:rPr>
          <w:t>Tela de Recomendações</w:t>
        </w:r>
        <w:r w:rsidR="007E06B3">
          <w:rPr>
            <w:noProof/>
            <w:webHidden/>
          </w:rPr>
          <w:tab/>
        </w:r>
        <w:r w:rsidR="007E06B3">
          <w:rPr>
            <w:noProof/>
            <w:webHidden/>
          </w:rPr>
          <w:fldChar w:fldCharType="begin"/>
        </w:r>
        <w:r w:rsidR="007E06B3">
          <w:rPr>
            <w:noProof/>
            <w:webHidden/>
          </w:rPr>
          <w:instrText xml:space="preserve"> PAGEREF _Toc211939879 \h </w:instrText>
        </w:r>
        <w:r w:rsidR="007E06B3">
          <w:rPr>
            <w:noProof/>
            <w:webHidden/>
          </w:rPr>
        </w:r>
        <w:r w:rsidR="007E06B3">
          <w:rPr>
            <w:noProof/>
            <w:webHidden/>
          </w:rPr>
          <w:fldChar w:fldCharType="separate"/>
        </w:r>
        <w:r w:rsidR="00013878">
          <w:rPr>
            <w:noProof/>
            <w:webHidden/>
          </w:rPr>
          <w:t>39</w:t>
        </w:r>
        <w:r w:rsidR="007E06B3">
          <w:rPr>
            <w:noProof/>
            <w:webHidden/>
          </w:rPr>
          <w:fldChar w:fldCharType="end"/>
        </w:r>
      </w:hyperlink>
    </w:p>
    <w:p w14:paraId="67DCCE98" w14:textId="4757372C" w:rsidR="00DE1125" w:rsidRDefault="00E11D73" w:rsidP="006826A5">
      <w:pPr>
        <w:tabs>
          <w:tab w:val="left" w:pos="5109"/>
        </w:tabs>
        <w:spacing w:after="360"/>
        <w:ind w:firstLine="0"/>
        <w:jc w:val="left"/>
      </w:pPr>
      <w:r>
        <w:fldChar w:fldCharType="end"/>
      </w:r>
    </w:p>
    <w:p w14:paraId="058DB2C7" w14:textId="77777777" w:rsidR="00DE1125" w:rsidRDefault="00DE1125" w:rsidP="001429C7">
      <w:pPr>
        <w:spacing w:after="360"/>
        <w:ind w:firstLine="0"/>
        <w:jc w:val="center"/>
      </w:pPr>
    </w:p>
    <w:p w14:paraId="0E8439F5" w14:textId="77777777" w:rsidR="00326501" w:rsidRDefault="00326501" w:rsidP="00D43A1D">
      <w:r>
        <w:br w:type="page"/>
      </w:r>
    </w:p>
    <w:p w14:paraId="6DE6D50A" w14:textId="77777777" w:rsidR="00071725" w:rsidRPr="003441D4" w:rsidRDefault="00071725" w:rsidP="00071725">
      <w:pPr>
        <w:spacing w:after="360"/>
        <w:ind w:firstLine="0"/>
        <w:jc w:val="center"/>
        <w:rPr>
          <w:b/>
          <w:sz w:val="28"/>
          <w:szCs w:val="28"/>
        </w:rPr>
      </w:pPr>
      <w:r w:rsidRPr="003441D4">
        <w:rPr>
          <w:b/>
          <w:sz w:val="28"/>
          <w:szCs w:val="28"/>
        </w:rPr>
        <w:lastRenderedPageBreak/>
        <w:t>LISTA DE TABELAS</w:t>
      </w:r>
    </w:p>
    <w:p w14:paraId="055C49C0" w14:textId="63506C14" w:rsidR="00013878" w:rsidRDefault="007F1C7A">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r>
        <w:fldChar w:fldCharType="begin"/>
      </w:r>
      <w:r>
        <w:instrText xml:space="preserve"> TOC \h \z \c "Tabela" </w:instrText>
      </w:r>
      <w:r>
        <w:fldChar w:fldCharType="separate"/>
      </w:r>
      <w:hyperlink w:anchor="_Toc211940021" w:history="1">
        <w:r w:rsidR="00013878" w:rsidRPr="00BF5538">
          <w:rPr>
            <w:rStyle w:val="Hyperlink"/>
            <w:rFonts w:eastAsiaTheme="majorEastAsia"/>
            <w:noProof/>
          </w:rPr>
          <w:t>Tabela 1</w:t>
        </w:r>
        <w:r w:rsidR="00966977">
          <w:rPr>
            <w:rStyle w:val="Hyperlink"/>
            <w:rFonts w:eastAsiaTheme="majorEastAsia"/>
            <w:noProof/>
          </w:rPr>
          <w:t>:</w:t>
        </w:r>
        <w:r w:rsidR="00013878" w:rsidRPr="00BF5538">
          <w:rPr>
            <w:rStyle w:val="Hyperlink"/>
            <w:rFonts w:eastAsiaTheme="majorEastAsia"/>
            <w:noProof/>
          </w:rPr>
          <w:t xml:space="preserve"> Top 10 Features Mais Relevantes Para A Construção Do Modelo</w:t>
        </w:r>
        <w:r w:rsidR="00013878">
          <w:rPr>
            <w:noProof/>
            <w:webHidden/>
          </w:rPr>
          <w:tab/>
        </w:r>
        <w:r w:rsidR="00013878">
          <w:rPr>
            <w:noProof/>
            <w:webHidden/>
          </w:rPr>
          <w:fldChar w:fldCharType="begin"/>
        </w:r>
        <w:r w:rsidR="00013878">
          <w:rPr>
            <w:noProof/>
            <w:webHidden/>
          </w:rPr>
          <w:instrText xml:space="preserve"> PAGEREF _Toc211940021 \h </w:instrText>
        </w:r>
        <w:r w:rsidR="00013878">
          <w:rPr>
            <w:noProof/>
            <w:webHidden/>
          </w:rPr>
        </w:r>
        <w:r w:rsidR="00013878">
          <w:rPr>
            <w:noProof/>
            <w:webHidden/>
          </w:rPr>
          <w:fldChar w:fldCharType="separate"/>
        </w:r>
        <w:r w:rsidR="00013878">
          <w:rPr>
            <w:noProof/>
            <w:webHidden/>
          </w:rPr>
          <w:t>26</w:t>
        </w:r>
        <w:r w:rsidR="00013878">
          <w:rPr>
            <w:noProof/>
            <w:webHidden/>
          </w:rPr>
          <w:fldChar w:fldCharType="end"/>
        </w:r>
      </w:hyperlink>
    </w:p>
    <w:p w14:paraId="40860558" w14:textId="1AE521DA" w:rsidR="00013878" w:rsidRDefault="005D6A9C">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2" w:history="1">
        <w:r w:rsidR="00013878" w:rsidRPr="00BF5538">
          <w:rPr>
            <w:rStyle w:val="Hyperlink"/>
            <w:rFonts w:eastAsiaTheme="majorEastAsia"/>
            <w:noProof/>
          </w:rPr>
          <w:t>Tabela 2: Matriz de Confusão do Modelo de Classificação</w:t>
        </w:r>
        <w:r w:rsidR="00013878">
          <w:rPr>
            <w:noProof/>
            <w:webHidden/>
          </w:rPr>
          <w:tab/>
        </w:r>
        <w:r w:rsidR="00013878">
          <w:rPr>
            <w:noProof/>
            <w:webHidden/>
          </w:rPr>
          <w:fldChar w:fldCharType="begin"/>
        </w:r>
        <w:r w:rsidR="00013878">
          <w:rPr>
            <w:noProof/>
            <w:webHidden/>
          </w:rPr>
          <w:instrText xml:space="preserve"> PAGEREF _Toc211940022 \h </w:instrText>
        </w:r>
        <w:r w:rsidR="00013878">
          <w:rPr>
            <w:noProof/>
            <w:webHidden/>
          </w:rPr>
        </w:r>
        <w:r w:rsidR="00013878">
          <w:rPr>
            <w:noProof/>
            <w:webHidden/>
          </w:rPr>
          <w:fldChar w:fldCharType="separate"/>
        </w:r>
        <w:r w:rsidR="00013878">
          <w:rPr>
            <w:noProof/>
            <w:webHidden/>
          </w:rPr>
          <w:t>33</w:t>
        </w:r>
        <w:r w:rsidR="00013878">
          <w:rPr>
            <w:noProof/>
            <w:webHidden/>
          </w:rPr>
          <w:fldChar w:fldCharType="end"/>
        </w:r>
      </w:hyperlink>
    </w:p>
    <w:p w14:paraId="7087DC74" w14:textId="1F4F2AD6" w:rsidR="00013878" w:rsidRDefault="005D6A9C">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3" w:history="1">
        <w:r w:rsidR="00013878" w:rsidRPr="00BF5538">
          <w:rPr>
            <w:rStyle w:val="Hyperlink"/>
            <w:rFonts w:eastAsiaTheme="majorEastAsia"/>
            <w:noProof/>
          </w:rPr>
          <w:t>Tabela 3:</w:t>
        </w:r>
        <w:r w:rsidR="00966977">
          <w:rPr>
            <w:rStyle w:val="Hyperlink"/>
            <w:rFonts w:eastAsiaTheme="majorEastAsia"/>
            <w:noProof/>
          </w:rPr>
          <w:t xml:space="preserve"> </w:t>
        </w:r>
        <w:r w:rsidR="00013878" w:rsidRPr="00BF5538">
          <w:rPr>
            <w:rStyle w:val="Hyperlink"/>
            <w:rFonts w:eastAsiaTheme="majorEastAsia"/>
            <w:noProof/>
          </w:rPr>
          <w:t>Relatório de Classificação</w:t>
        </w:r>
        <w:r w:rsidR="00013878">
          <w:rPr>
            <w:noProof/>
            <w:webHidden/>
          </w:rPr>
          <w:tab/>
        </w:r>
        <w:r w:rsidR="00013878">
          <w:rPr>
            <w:noProof/>
            <w:webHidden/>
          </w:rPr>
          <w:fldChar w:fldCharType="begin"/>
        </w:r>
        <w:r w:rsidR="00013878">
          <w:rPr>
            <w:noProof/>
            <w:webHidden/>
          </w:rPr>
          <w:instrText xml:space="preserve"> PAGEREF _Toc211940023 \h </w:instrText>
        </w:r>
        <w:r w:rsidR="00013878">
          <w:rPr>
            <w:noProof/>
            <w:webHidden/>
          </w:rPr>
        </w:r>
        <w:r w:rsidR="00013878">
          <w:rPr>
            <w:noProof/>
            <w:webHidden/>
          </w:rPr>
          <w:fldChar w:fldCharType="separate"/>
        </w:r>
        <w:r w:rsidR="00013878">
          <w:rPr>
            <w:noProof/>
            <w:webHidden/>
          </w:rPr>
          <w:t>34</w:t>
        </w:r>
        <w:r w:rsidR="00013878">
          <w:rPr>
            <w:noProof/>
            <w:webHidden/>
          </w:rPr>
          <w:fldChar w:fldCharType="end"/>
        </w:r>
      </w:hyperlink>
    </w:p>
    <w:p w14:paraId="27214607" w14:textId="3B2B18FA" w:rsidR="00013878" w:rsidRDefault="005D6A9C">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4" w:history="1">
        <w:r w:rsidR="00013878" w:rsidRPr="00BF5538">
          <w:rPr>
            <w:rStyle w:val="Hyperlink"/>
            <w:rFonts w:eastAsiaTheme="majorEastAsia"/>
            <w:noProof/>
          </w:rPr>
          <w:t>Tabela 4:</w:t>
        </w:r>
        <w:r w:rsidR="00966977">
          <w:rPr>
            <w:rStyle w:val="Hyperlink"/>
            <w:rFonts w:eastAsiaTheme="majorEastAsia"/>
            <w:noProof/>
          </w:rPr>
          <w:t xml:space="preserve"> </w:t>
        </w:r>
        <w:r w:rsidR="00013878" w:rsidRPr="00BF5538">
          <w:rPr>
            <w:rStyle w:val="Hyperlink"/>
            <w:rFonts w:eastAsiaTheme="majorEastAsia"/>
            <w:noProof/>
          </w:rPr>
          <w:t>Métricas de Erro do Modelo de Regressão (Teste de 10 dias)</w:t>
        </w:r>
        <w:r w:rsidR="00013878">
          <w:rPr>
            <w:noProof/>
            <w:webHidden/>
          </w:rPr>
          <w:tab/>
        </w:r>
        <w:r w:rsidR="00013878">
          <w:rPr>
            <w:noProof/>
            <w:webHidden/>
          </w:rPr>
          <w:fldChar w:fldCharType="begin"/>
        </w:r>
        <w:r w:rsidR="00013878">
          <w:rPr>
            <w:noProof/>
            <w:webHidden/>
          </w:rPr>
          <w:instrText xml:space="preserve"> PAGEREF _Toc211940024 \h </w:instrText>
        </w:r>
        <w:r w:rsidR="00013878">
          <w:rPr>
            <w:noProof/>
            <w:webHidden/>
          </w:rPr>
        </w:r>
        <w:r w:rsidR="00013878">
          <w:rPr>
            <w:noProof/>
            <w:webHidden/>
          </w:rPr>
          <w:fldChar w:fldCharType="separate"/>
        </w:r>
        <w:r w:rsidR="00013878">
          <w:rPr>
            <w:noProof/>
            <w:webHidden/>
          </w:rPr>
          <w:t>35</w:t>
        </w:r>
        <w:r w:rsidR="00013878">
          <w:rPr>
            <w:noProof/>
            <w:webHidden/>
          </w:rPr>
          <w:fldChar w:fldCharType="end"/>
        </w:r>
      </w:hyperlink>
    </w:p>
    <w:p w14:paraId="428845FF" w14:textId="7F6A025D" w:rsidR="00013878" w:rsidRDefault="005D6A9C">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5" w:history="1">
        <w:r w:rsidR="00013878" w:rsidRPr="00BF5538">
          <w:rPr>
            <w:rStyle w:val="Hyperlink"/>
            <w:rFonts w:eastAsiaTheme="majorEastAsia"/>
            <w:noProof/>
          </w:rPr>
          <w:t>Tabela 5:</w:t>
        </w:r>
        <w:r w:rsidR="00966977">
          <w:rPr>
            <w:rStyle w:val="Hyperlink"/>
            <w:rFonts w:eastAsiaTheme="majorEastAsia"/>
            <w:noProof/>
          </w:rPr>
          <w:t xml:space="preserve"> </w:t>
        </w:r>
        <w:r w:rsidR="00013878" w:rsidRPr="00BF5538">
          <w:rPr>
            <w:rStyle w:val="Hyperlink"/>
            <w:rFonts w:eastAsiaTheme="majorEastAsia"/>
            <w:noProof/>
          </w:rPr>
          <w:t>Comparativo Preço Real e Preço Previsto</w:t>
        </w:r>
        <w:r w:rsidR="00013878">
          <w:rPr>
            <w:noProof/>
            <w:webHidden/>
          </w:rPr>
          <w:tab/>
        </w:r>
        <w:r w:rsidR="00013878">
          <w:rPr>
            <w:noProof/>
            <w:webHidden/>
          </w:rPr>
          <w:fldChar w:fldCharType="begin"/>
        </w:r>
        <w:r w:rsidR="00013878">
          <w:rPr>
            <w:noProof/>
            <w:webHidden/>
          </w:rPr>
          <w:instrText xml:space="preserve"> PAGEREF _Toc211940025 \h </w:instrText>
        </w:r>
        <w:r w:rsidR="00013878">
          <w:rPr>
            <w:noProof/>
            <w:webHidden/>
          </w:rPr>
        </w:r>
        <w:r w:rsidR="00013878">
          <w:rPr>
            <w:noProof/>
            <w:webHidden/>
          </w:rPr>
          <w:fldChar w:fldCharType="separate"/>
        </w:r>
        <w:r w:rsidR="00013878">
          <w:rPr>
            <w:noProof/>
            <w:webHidden/>
          </w:rPr>
          <w:t>36</w:t>
        </w:r>
        <w:r w:rsidR="00013878">
          <w:rPr>
            <w:noProof/>
            <w:webHidden/>
          </w:rPr>
          <w:fldChar w:fldCharType="end"/>
        </w:r>
      </w:hyperlink>
    </w:p>
    <w:p w14:paraId="4819A046" w14:textId="00F21E1C" w:rsidR="00071725" w:rsidRDefault="007F1C7A" w:rsidP="001429C7">
      <w:pPr>
        <w:spacing w:after="360"/>
        <w:ind w:firstLine="0"/>
        <w:jc w:val="center"/>
      </w:pPr>
      <w:r>
        <w:fldChar w:fldCharType="end"/>
      </w:r>
    </w:p>
    <w:p w14:paraId="52C86C12" w14:textId="77777777" w:rsidR="00071725" w:rsidRDefault="00071725" w:rsidP="001429C7">
      <w:pPr>
        <w:spacing w:after="360"/>
        <w:ind w:firstLine="0"/>
        <w:jc w:val="center"/>
      </w:pPr>
    </w:p>
    <w:p w14:paraId="4F14D655" w14:textId="1A2684FC" w:rsidR="001429C7" w:rsidRDefault="001429C7" w:rsidP="00013878">
      <w:pPr>
        <w:jc w:val="center"/>
        <w:rPr>
          <w:b/>
          <w:bCs/>
          <w:sz w:val="28"/>
          <w:szCs w:val="28"/>
        </w:rPr>
      </w:pPr>
      <w:r w:rsidRPr="00D3326A">
        <w:br w:type="page"/>
      </w:r>
      <w:r w:rsidRPr="00013878">
        <w:rPr>
          <w:b/>
          <w:bCs/>
          <w:sz w:val="28"/>
          <w:szCs w:val="28"/>
        </w:rPr>
        <w:lastRenderedPageBreak/>
        <w:t>LISTA DE ABREVIATURAS E SIGLAS</w:t>
      </w:r>
    </w:p>
    <w:p w14:paraId="0C571A5C" w14:textId="77777777" w:rsidR="00013878" w:rsidRPr="00013878" w:rsidRDefault="00013878" w:rsidP="00013878"/>
    <w:p w14:paraId="6D6F5384" w14:textId="77777777" w:rsidR="001429C7" w:rsidRPr="00D3326A" w:rsidRDefault="001429C7" w:rsidP="00013878">
      <w:pPr>
        <w:ind w:firstLine="0"/>
      </w:pPr>
      <w:r w:rsidRPr="00D3326A">
        <w:rPr>
          <w:b/>
          <w:bCs/>
        </w:rPr>
        <w:t>API</w:t>
      </w:r>
      <w:r w:rsidRPr="00D3326A">
        <w:t xml:space="preserve"> – </w:t>
      </w:r>
      <w:proofErr w:type="spellStart"/>
      <w:r w:rsidRPr="00D3326A">
        <w:t>Application</w:t>
      </w:r>
      <w:proofErr w:type="spellEnd"/>
      <w:r w:rsidRPr="00D3326A">
        <w:t xml:space="preserve"> </w:t>
      </w:r>
      <w:proofErr w:type="spellStart"/>
      <w:r w:rsidRPr="00D3326A">
        <w:t>Programming</w:t>
      </w:r>
      <w:proofErr w:type="spellEnd"/>
      <w:r w:rsidRPr="00D3326A">
        <w:t xml:space="preserve"> Interface (Interface de Programação de Aplicações) </w:t>
      </w:r>
    </w:p>
    <w:p w14:paraId="62E3EA95" w14:textId="77777777" w:rsidR="001429C7" w:rsidRPr="00D3326A" w:rsidRDefault="001429C7" w:rsidP="00013878">
      <w:pPr>
        <w:ind w:firstLine="0"/>
      </w:pPr>
      <w:r w:rsidRPr="00D3326A">
        <w:rPr>
          <w:b/>
          <w:bCs/>
        </w:rPr>
        <w:t>AUC-ROC</w:t>
      </w:r>
      <w:r w:rsidRPr="00D3326A">
        <w:t xml:space="preserve"> – Area </w:t>
      </w:r>
      <w:proofErr w:type="spellStart"/>
      <w:r w:rsidRPr="00D3326A">
        <w:t>Under</w:t>
      </w:r>
      <w:proofErr w:type="spellEnd"/>
      <w:r w:rsidRPr="00D3326A">
        <w:t xml:space="preserve"> </w:t>
      </w:r>
      <w:proofErr w:type="spellStart"/>
      <w:r w:rsidRPr="00D3326A">
        <w:t>the</w:t>
      </w:r>
      <w:proofErr w:type="spellEnd"/>
      <w:r w:rsidRPr="00D3326A">
        <w:t xml:space="preserve"> </w:t>
      </w:r>
      <w:proofErr w:type="spellStart"/>
      <w:r w:rsidRPr="00D3326A">
        <w:t>Receiver</w:t>
      </w:r>
      <w:proofErr w:type="spellEnd"/>
      <w:r w:rsidRPr="00D3326A">
        <w:t xml:space="preserve"> </w:t>
      </w:r>
      <w:proofErr w:type="spellStart"/>
      <w:r w:rsidRPr="00D3326A">
        <w:t>Operating</w:t>
      </w:r>
      <w:proofErr w:type="spellEnd"/>
      <w:r w:rsidRPr="00D3326A">
        <w:t xml:space="preserve"> </w:t>
      </w:r>
      <w:proofErr w:type="spellStart"/>
      <w:r w:rsidRPr="00D3326A">
        <w:t>Characteristic</w:t>
      </w:r>
      <w:proofErr w:type="spellEnd"/>
      <w:r w:rsidRPr="00D3326A">
        <w:t xml:space="preserve"> Curve (Área Sob a Curva Característica de Operação do Receptor) </w:t>
      </w:r>
    </w:p>
    <w:p w14:paraId="5CAB4B3E" w14:textId="77777777" w:rsidR="001429C7" w:rsidRPr="00D3326A" w:rsidRDefault="001429C7" w:rsidP="00013878">
      <w:pPr>
        <w:ind w:firstLine="0"/>
      </w:pPr>
      <w:r w:rsidRPr="00D3326A">
        <w:rPr>
          <w:b/>
          <w:bCs/>
        </w:rPr>
        <w:t>DOM</w:t>
      </w:r>
      <w:r w:rsidRPr="00D3326A">
        <w:t xml:space="preserve"> – </w:t>
      </w:r>
      <w:proofErr w:type="spellStart"/>
      <w:r w:rsidRPr="00D3326A">
        <w:t>Document</w:t>
      </w:r>
      <w:proofErr w:type="spellEnd"/>
      <w:r w:rsidRPr="00D3326A">
        <w:t xml:space="preserve"> </w:t>
      </w:r>
      <w:proofErr w:type="spellStart"/>
      <w:r w:rsidRPr="00D3326A">
        <w:t>Object</w:t>
      </w:r>
      <w:proofErr w:type="spellEnd"/>
      <w:r w:rsidRPr="00D3326A">
        <w:t xml:space="preserve"> Model (Modelo de Objeto de Documento) </w:t>
      </w:r>
    </w:p>
    <w:p w14:paraId="32725FB1" w14:textId="77777777" w:rsidR="001429C7" w:rsidRPr="00D3326A" w:rsidRDefault="001429C7" w:rsidP="00013878">
      <w:pPr>
        <w:ind w:firstLine="0"/>
      </w:pPr>
      <w:r w:rsidRPr="00D3326A">
        <w:rPr>
          <w:b/>
          <w:bCs/>
        </w:rPr>
        <w:t>FN</w:t>
      </w:r>
      <w:r w:rsidRPr="00D3326A">
        <w:t xml:space="preserve"> – Falso Negativo </w:t>
      </w:r>
    </w:p>
    <w:p w14:paraId="68CDDECB" w14:textId="77777777" w:rsidR="001429C7" w:rsidRPr="00D3326A" w:rsidRDefault="001429C7" w:rsidP="00013878">
      <w:pPr>
        <w:ind w:firstLine="0"/>
      </w:pPr>
      <w:r w:rsidRPr="00D3326A">
        <w:rPr>
          <w:b/>
          <w:bCs/>
        </w:rPr>
        <w:t>FP</w:t>
      </w:r>
      <w:r w:rsidRPr="00D3326A">
        <w:t xml:space="preserve"> – Falso Positivo </w:t>
      </w:r>
    </w:p>
    <w:p w14:paraId="3CE8F540" w14:textId="77777777" w:rsidR="001429C7" w:rsidRPr="00D3326A" w:rsidRDefault="001429C7" w:rsidP="00013878">
      <w:pPr>
        <w:ind w:firstLine="0"/>
      </w:pPr>
      <w:r w:rsidRPr="00D3326A">
        <w:rPr>
          <w:b/>
          <w:bCs/>
        </w:rPr>
        <w:t>HTML</w:t>
      </w:r>
      <w:r w:rsidRPr="00D3326A">
        <w:t xml:space="preserve"> – Hypertext Markup </w:t>
      </w:r>
      <w:proofErr w:type="spellStart"/>
      <w:r w:rsidRPr="00D3326A">
        <w:t>Language</w:t>
      </w:r>
      <w:proofErr w:type="spellEnd"/>
      <w:r w:rsidRPr="00D3326A">
        <w:t xml:space="preserve"> (Linguagem de Marcação de Hipertexto) </w:t>
      </w:r>
    </w:p>
    <w:p w14:paraId="50157A7B" w14:textId="77777777" w:rsidR="001429C7" w:rsidRPr="00D3326A" w:rsidRDefault="001429C7" w:rsidP="00013878">
      <w:pPr>
        <w:ind w:firstLine="0"/>
      </w:pPr>
      <w:r w:rsidRPr="00D3326A">
        <w:rPr>
          <w:b/>
          <w:bCs/>
        </w:rPr>
        <w:t>HTTP</w:t>
      </w:r>
      <w:r w:rsidRPr="00D3326A">
        <w:t xml:space="preserve"> – Hypertext </w:t>
      </w:r>
      <w:proofErr w:type="spellStart"/>
      <w:r w:rsidRPr="00D3326A">
        <w:t>Transfer</w:t>
      </w:r>
      <w:proofErr w:type="spellEnd"/>
      <w:r w:rsidRPr="00D3326A">
        <w:t xml:space="preserve"> </w:t>
      </w:r>
      <w:proofErr w:type="spellStart"/>
      <w:r w:rsidRPr="00D3326A">
        <w:t>Protocol</w:t>
      </w:r>
      <w:proofErr w:type="spellEnd"/>
      <w:r w:rsidRPr="00D3326A">
        <w:t xml:space="preserve"> (Protocolo de Transferência de Hipertexto) </w:t>
      </w:r>
    </w:p>
    <w:p w14:paraId="63089F8A" w14:textId="77777777" w:rsidR="001429C7" w:rsidRPr="00D3326A" w:rsidRDefault="001429C7" w:rsidP="00013878">
      <w:pPr>
        <w:ind w:firstLine="0"/>
      </w:pPr>
      <w:r w:rsidRPr="00D3326A">
        <w:rPr>
          <w:b/>
          <w:bCs/>
        </w:rPr>
        <w:t>IA</w:t>
      </w:r>
      <w:r w:rsidRPr="00D3326A">
        <w:t xml:space="preserve"> – Inteligência Artificial </w:t>
      </w:r>
    </w:p>
    <w:p w14:paraId="5CDD6FAF" w14:textId="77777777" w:rsidR="001429C7" w:rsidRPr="00D3326A" w:rsidRDefault="001429C7" w:rsidP="00013878">
      <w:pPr>
        <w:ind w:firstLine="0"/>
      </w:pPr>
      <w:r w:rsidRPr="00D3326A">
        <w:rPr>
          <w:b/>
          <w:bCs/>
        </w:rPr>
        <w:t>LPA</w:t>
      </w:r>
      <w:r w:rsidRPr="00D3326A">
        <w:t xml:space="preserve"> – Lucro Por Ação </w:t>
      </w:r>
    </w:p>
    <w:p w14:paraId="361284C3" w14:textId="77777777" w:rsidR="001429C7" w:rsidRPr="00D3326A" w:rsidRDefault="001429C7" w:rsidP="00013878">
      <w:pPr>
        <w:ind w:firstLine="0"/>
      </w:pPr>
      <w:r w:rsidRPr="00D3326A">
        <w:rPr>
          <w:b/>
          <w:bCs/>
        </w:rPr>
        <w:t>LSTM</w:t>
      </w:r>
      <w:r w:rsidRPr="00D3326A">
        <w:t xml:space="preserve"> – </w:t>
      </w:r>
      <w:proofErr w:type="spellStart"/>
      <w:r w:rsidRPr="00D3326A">
        <w:t>Long</w:t>
      </w:r>
      <w:proofErr w:type="spellEnd"/>
      <w:r w:rsidRPr="00D3326A">
        <w:t xml:space="preserve"> Short-</w:t>
      </w:r>
      <w:proofErr w:type="spellStart"/>
      <w:r w:rsidRPr="00D3326A">
        <w:t>Term</w:t>
      </w:r>
      <w:proofErr w:type="spellEnd"/>
      <w:r w:rsidRPr="00D3326A">
        <w:t xml:space="preserve"> </w:t>
      </w:r>
      <w:proofErr w:type="spellStart"/>
      <w:r w:rsidRPr="00D3326A">
        <w:t>Memory</w:t>
      </w:r>
      <w:proofErr w:type="spellEnd"/>
      <w:r w:rsidRPr="00D3326A">
        <w:t xml:space="preserve"> (Memória de Curto e Longo Prazo) </w:t>
      </w:r>
    </w:p>
    <w:p w14:paraId="7F7BEDCD" w14:textId="77777777" w:rsidR="001429C7" w:rsidRPr="00D3326A" w:rsidRDefault="001429C7" w:rsidP="00013878">
      <w:pPr>
        <w:ind w:firstLine="0"/>
      </w:pPr>
      <w:r w:rsidRPr="00D3326A">
        <w:rPr>
          <w:b/>
          <w:bCs/>
        </w:rPr>
        <w:t>MAE</w:t>
      </w:r>
      <w:r w:rsidRPr="00D3326A">
        <w:t xml:space="preserve"> – </w:t>
      </w:r>
      <w:proofErr w:type="spellStart"/>
      <w:r w:rsidRPr="00D3326A">
        <w:t>Mean</w:t>
      </w:r>
      <w:proofErr w:type="spellEnd"/>
      <w:r w:rsidRPr="00D3326A">
        <w:t xml:space="preserve"> </w:t>
      </w:r>
      <w:proofErr w:type="spellStart"/>
      <w:r w:rsidRPr="00D3326A">
        <w:t>Absolute</w:t>
      </w:r>
      <w:proofErr w:type="spellEnd"/>
      <w:r w:rsidRPr="00D3326A">
        <w:t xml:space="preserve"> </w:t>
      </w:r>
      <w:proofErr w:type="spellStart"/>
      <w:r w:rsidRPr="00D3326A">
        <w:t>Error</w:t>
      </w:r>
      <w:proofErr w:type="spellEnd"/>
      <w:r w:rsidRPr="00D3326A">
        <w:t xml:space="preserve"> (Erro Médio Absoluto) </w:t>
      </w:r>
    </w:p>
    <w:p w14:paraId="505EBDD1" w14:textId="77777777" w:rsidR="001429C7" w:rsidRPr="00D3326A" w:rsidRDefault="001429C7" w:rsidP="00013878">
      <w:pPr>
        <w:ind w:firstLine="0"/>
      </w:pPr>
      <w:r w:rsidRPr="00D3326A">
        <w:rPr>
          <w:b/>
          <w:bCs/>
        </w:rPr>
        <w:t>MAPE</w:t>
      </w:r>
      <w:r w:rsidRPr="00D3326A">
        <w:t xml:space="preserve"> – </w:t>
      </w:r>
      <w:proofErr w:type="spellStart"/>
      <w:r w:rsidRPr="00D3326A">
        <w:t>Mean</w:t>
      </w:r>
      <w:proofErr w:type="spellEnd"/>
      <w:r w:rsidRPr="00D3326A">
        <w:t xml:space="preserve"> </w:t>
      </w:r>
      <w:proofErr w:type="spellStart"/>
      <w:r w:rsidRPr="00D3326A">
        <w:t>Absolute</w:t>
      </w:r>
      <w:proofErr w:type="spellEnd"/>
      <w:r w:rsidRPr="00D3326A">
        <w:t xml:space="preserve"> </w:t>
      </w:r>
      <w:proofErr w:type="spellStart"/>
      <w:r w:rsidRPr="00D3326A">
        <w:t>Percentage</w:t>
      </w:r>
      <w:proofErr w:type="spellEnd"/>
      <w:r w:rsidRPr="00D3326A">
        <w:t xml:space="preserve"> </w:t>
      </w:r>
      <w:proofErr w:type="spellStart"/>
      <w:r w:rsidRPr="00D3326A">
        <w:t>Error</w:t>
      </w:r>
      <w:proofErr w:type="spellEnd"/>
      <w:r w:rsidRPr="00D3326A">
        <w:t xml:space="preserve"> (Erro Percentual Médio Absoluto) </w:t>
      </w:r>
    </w:p>
    <w:p w14:paraId="5DA4EDF0" w14:textId="77777777" w:rsidR="001429C7" w:rsidRPr="00D3326A" w:rsidRDefault="001429C7" w:rsidP="00013878">
      <w:pPr>
        <w:ind w:firstLine="0"/>
      </w:pPr>
      <w:r w:rsidRPr="00D3326A">
        <w:rPr>
          <w:b/>
          <w:bCs/>
        </w:rPr>
        <w:t>ML</w:t>
      </w:r>
      <w:r w:rsidRPr="00D3326A">
        <w:t xml:space="preserve"> – </w:t>
      </w:r>
      <w:proofErr w:type="spellStart"/>
      <w:r w:rsidRPr="00D3326A">
        <w:t>Machine</w:t>
      </w:r>
      <w:proofErr w:type="spellEnd"/>
      <w:r w:rsidRPr="00D3326A">
        <w:t xml:space="preserve"> Learning (Aprendizado de Máquina) </w:t>
      </w:r>
    </w:p>
    <w:p w14:paraId="1B49096D" w14:textId="77777777" w:rsidR="001429C7" w:rsidRPr="00D3326A" w:rsidRDefault="001429C7" w:rsidP="00013878">
      <w:pPr>
        <w:ind w:firstLine="0"/>
      </w:pPr>
      <w:r w:rsidRPr="00D3326A">
        <w:rPr>
          <w:b/>
          <w:bCs/>
        </w:rPr>
        <w:t>MSE</w:t>
      </w:r>
      <w:r w:rsidRPr="00D3326A">
        <w:t xml:space="preserve"> – </w:t>
      </w:r>
      <w:proofErr w:type="spellStart"/>
      <w:r w:rsidRPr="00D3326A">
        <w:t>Mean</w:t>
      </w:r>
      <w:proofErr w:type="spellEnd"/>
      <w:r w:rsidRPr="00D3326A">
        <w:t xml:space="preserve"> </w:t>
      </w:r>
      <w:proofErr w:type="spellStart"/>
      <w:r w:rsidRPr="00D3326A">
        <w:t>Squared</w:t>
      </w:r>
      <w:proofErr w:type="spellEnd"/>
      <w:r w:rsidRPr="00D3326A">
        <w:t xml:space="preserve"> </w:t>
      </w:r>
      <w:proofErr w:type="spellStart"/>
      <w:r w:rsidRPr="00D3326A">
        <w:t>Error</w:t>
      </w:r>
      <w:proofErr w:type="spellEnd"/>
      <w:r w:rsidRPr="00D3326A">
        <w:t xml:space="preserve"> (Erro Quadrático Médio) </w:t>
      </w:r>
    </w:p>
    <w:p w14:paraId="5BFB4A07" w14:textId="77777777" w:rsidR="001429C7" w:rsidRPr="00D3326A" w:rsidRDefault="001429C7" w:rsidP="00013878">
      <w:pPr>
        <w:ind w:firstLine="0"/>
      </w:pPr>
      <w:r w:rsidRPr="00D3326A">
        <w:rPr>
          <w:b/>
          <w:bCs/>
        </w:rPr>
        <w:t>P/L</w:t>
      </w:r>
      <w:r w:rsidRPr="00D3326A">
        <w:t xml:space="preserve"> – Preço/Lucro </w:t>
      </w:r>
    </w:p>
    <w:p w14:paraId="5253C78F" w14:textId="77777777" w:rsidR="001429C7" w:rsidRPr="00D3326A" w:rsidRDefault="001429C7" w:rsidP="00013878">
      <w:pPr>
        <w:ind w:firstLine="0"/>
      </w:pPr>
      <w:r w:rsidRPr="00D3326A">
        <w:rPr>
          <w:b/>
          <w:bCs/>
        </w:rPr>
        <w:t>P/VP</w:t>
      </w:r>
      <w:r w:rsidRPr="00D3326A">
        <w:t xml:space="preserve"> – Preço/Valor Patrimonial </w:t>
      </w:r>
    </w:p>
    <w:p w14:paraId="731B8AB1" w14:textId="77777777" w:rsidR="001429C7" w:rsidRPr="00D3326A" w:rsidRDefault="001429C7" w:rsidP="00013878">
      <w:pPr>
        <w:ind w:firstLine="0"/>
      </w:pPr>
      <w:r w:rsidRPr="00D3326A">
        <w:rPr>
          <w:b/>
          <w:bCs/>
        </w:rPr>
        <w:t>PLN</w:t>
      </w:r>
      <w:r w:rsidRPr="00D3326A">
        <w:t xml:space="preserve"> – Processamento de Linguagem Natural </w:t>
      </w:r>
    </w:p>
    <w:p w14:paraId="02A4AF07" w14:textId="77777777" w:rsidR="001429C7" w:rsidRPr="00D3326A" w:rsidRDefault="001429C7" w:rsidP="00013878">
      <w:pPr>
        <w:ind w:firstLine="0"/>
      </w:pPr>
      <w:r w:rsidRPr="00D3326A">
        <w:rPr>
          <w:b/>
          <w:bCs/>
        </w:rPr>
        <w:t>R²</w:t>
      </w:r>
      <w:r w:rsidRPr="00D3326A">
        <w:t xml:space="preserve"> – Coeficiente de Determinação </w:t>
      </w:r>
    </w:p>
    <w:p w14:paraId="02DB4370" w14:textId="77777777" w:rsidR="001429C7" w:rsidRPr="00D3326A" w:rsidRDefault="001429C7" w:rsidP="00013878">
      <w:pPr>
        <w:ind w:firstLine="0"/>
      </w:pPr>
      <w:r w:rsidRPr="00D3326A">
        <w:rPr>
          <w:b/>
          <w:bCs/>
        </w:rPr>
        <w:t>RMSE</w:t>
      </w:r>
      <w:r w:rsidRPr="00D3326A">
        <w:t xml:space="preserve"> – Root </w:t>
      </w:r>
      <w:proofErr w:type="spellStart"/>
      <w:r w:rsidRPr="00D3326A">
        <w:t>Mean</w:t>
      </w:r>
      <w:proofErr w:type="spellEnd"/>
      <w:r w:rsidRPr="00D3326A">
        <w:t xml:space="preserve"> </w:t>
      </w:r>
      <w:proofErr w:type="spellStart"/>
      <w:r w:rsidRPr="00D3326A">
        <w:t>Squared</w:t>
      </w:r>
      <w:proofErr w:type="spellEnd"/>
      <w:r w:rsidRPr="00D3326A">
        <w:t xml:space="preserve"> </w:t>
      </w:r>
      <w:proofErr w:type="spellStart"/>
      <w:r w:rsidRPr="00D3326A">
        <w:t>Error</w:t>
      </w:r>
      <w:proofErr w:type="spellEnd"/>
      <w:r w:rsidRPr="00D3326A">
        <w:t xml:space="preserve"> (Raiz do Erro Quadrático Médio) </w:t>
      </w:r>
    </w:p>
    <w:p w14:paraId="30B6D364" w14:textId="77777777" w:rsidR="001429C7" w:rsidRPr="00D3326A" w:rsidRDefault="001429C7" w:rsidP="00013878">
      <w:pPr>
        <w:ind w:firstLine="0"/>
      </w:pPr>
      <w:r w:rsidRPr="00D3326A">
        <w:rPr>
          <w:b/>
          <w:bCs/>
        </w:rPr>
        <w:t>ROE</w:t>
      </w:r>
      <w:r w:rsidRPr="00D3326A">
        <w:t xml:space="preserve"> – </w:t>
      </w:r>
      <w:proofErr w:type="spellStart"/>
      <w:r w:rsidRPr="00D3326A">
        <w:t>Return</w:t>
      </w:r>
      <w:proofErr w:type="spellEnd"/>
      <w:r w:rsidRPr="00D3326A">
        <w:t xml:space="preserve"> </w:t>
      </w:r>
      <w:proofErr w:type="spellStart"/>
      <w:r w:rsidRPr="00D3326A">
        <w:t>on</w:t>
      </w:r>
      <w:proofErr w:type="spellEnd"/>
      <w:r w:rsidRPr="00D3326A">
        <w:t xml:space="preserve"> </w:t>
      </w:r>
      <w:proofErr w:type="spellStart"/>
      <w:r w:rsidRPr="00D3326A">
        <w:t>Equity</w:t>
      </w:r>
      <w:proofErr w:type="spellEnd"/>
      <w:r w:rsidRPr="00D3326A">
        <w:t xml:space="preserve"> (Retorno sobre o Patrimônio Líquido) </w:t>
      </w:r>
    </w:p>
    <w:p w14:paraId="70D87A8A" w14:textId="77777777" w:rsidR="001429C7" w:rsidRPr="00D3326A" w:rsidRDefault="001429C7" w:rsidP="00013878">
      <w:pPr>
        <w:ind w:firstLine="0"/>
      </w:pPr>
      <w:r w:rsidRPr="00D3326A">
        <w:rPr>
          <w:b/>
          <w:bCs/>
        </w:rPr>
        <w:t>SPA</w:t>
      </w:r>
      <w:r w:rsidRPr="00D3326A">
        <w:t xml:space="preserve"> – Single Page </w:t>
      </w:r>
      <w:proofErr w:type="spellStart"/>
      <w:r w:rsidRPr="00D3326A">
        <w:t>Application</w:t>
      </w:r>
      <w:proofErr w:type="spellEnd"/>
      <w:r w:rsidRPr="00D3326A">
        <w:t xml:space="preserve"> (Aplicação de Página Única) </w:t>
      </w:r>
    </w:p>
    <w:p w14:paraId="3BE1E2D0" w14:textId="77777777" w:rsidR="001429C7" w:rsidRPr="00D3326A" w:rsidRDefault="001429C7" w:rsidP="00013878">
      <w:pPr>
        <w:ind w:firstLine="0"/>
      </w:pPr>
      <w:r w:rsidRPr="00D3326A">
        <w:rPr>
          <w:b/>
          <w:bCs/>
        </w:rPr>
        <w:t>SQL</w:t>
      </w:r>
      <w:r w:rsidRPr="00D3326A">
        <w:t xml:space="preserve"> – </w:t>
      </w:r>
      <w:proofErr w:type="spellStart"/>
      <w:r w:rsidRPr="00D3326A">
        <w:t>Structured</w:t>
      </w:r>
      <w:proofErr w:type="spellEnd"/>
      <w:r w:rsidRPr="00D3326A">
        <w:t xml:space="preserve"> Query </w:t>
      </w:r>
      <w:proofErr w:type="spellStart"/>
      <w:r w:rsidRPr="00D3326A">
        <w:t>Language</w:t>
      </w:r>
      <w:proofErr w:type="spellEnd"/>
      <w:r w:rsidRPr="00D3326A">
        <w:t xml:space="preserve"> (Linguagem de Consulta Estruturada) </w:t>
      </w:r>
    </w:p>
    <w:p w14:paraId="63C727F1" w14:textId="77777777" w:rsidR="001429C7" w:rsidRPr="00D3326A" w:rsidRDefault="001429C7" w:rsidP="00013878">
      <w:pPr>
        <w:ind w:firstLine="0"/>
      </w:pPr>
      <w:r w:rsidRPr="00D3326A">
        <w:rPr>
          <w:b/>
          <w:bCs/>
        </w:rPr>
        <w:t>TCC</w:t>
      </w:r>
      <w:r w:rsidRPr="00D3326A">
        <w:t xml:space="preserve"> – Trabalho de Conclusão de Curso </w:t>
      </w:r>
    </w:p>
    <w:p w14:paraId="6A543558" w14:textId="77777777" w:rsidR="001429C7" w:rsidRPr="00D3326A" w:rsidRDefault="001429C7" w:rsidP="00013878">
      <w:pPr>
        <w:ind w:firstLine="0"/>
      </w:pPr>
      <w:r w:rsidRPr="00D3326A">
        <w:rPr>
          <w:b/>
          <w:bCs/>
        </w:rPr>
        <w:t>VI</w:t>
      </w:r>
      <w:r w:rsidRPr="00D3326A">
        <w:t xml:space="preserve"> – Valor Intrínseco </w:t>
      </w:r>
    </w:p>
    <w:p w14:paraId="3B8F6748" w14:textId="77777777" w:rsidR="001429C7" w:rsidRPr="00D3326A" w:rsidRDefault="001429C7" w:rsidP="00013878">
      <w:pPr>
        <w:ind w:firstLine="0"/>
      </w:pPr>
      <w:r w:rsidRPr="00D3326A">
        <w:rPr>
          <w:b/>
          <w:bCs/>
        </w:rPr>
        <w:t>VN</w:t>
      </w:r>
      <w:r w:rsidRPr="00D3326A">
        <w:t xml:space="preserve"> – Verdadeiro Negativo </w:t>
      </w:r>
    </w:p>
    <w:p w14:paraId="077A07BB" w14:textId="77777777" w:rsidR="001429C7" w:rsidRPr="00D3326A" w:rsidRDefault="001429C7" w:rsidP="00013878">
      <w:pPr>
        <w:ind w:firstLine="0"/>
      </w:pPr>
      <w:r w:rsidRPr="00D3326A">
        <w:rPr>
          <w:b/>
          <w:bCs/>
        </w:rPr>
        <w:t>VP</w:t>
      </w:r>
      <w:r w:rsidRPr="00D3326A">
        <w:t xml:space="preserve"> – Verdadeiro Positivo </w:t>
      </w:r>
    </w:p>
    <w:p w14:paraId="1B718B17" w14:textId="0D7FC834" w:rsidR="00DA1F9D" w:rsidRPr="00494282" w:rsidRDefault="001429C7" w:rsidP="00013878">
      <w:pPr>
        <w:ind w:firstLine="0"/>
      </w:pPr>
      <w:r w:rsidRPr="00D3326A">
        <w:rPr>
          <w:b/>
          <w:bCs/>
        </w:rPr>
        <w:t>VPA</w:t>
      </w:r>
      <w:r w:rsidRPr="00D3326A">
        <w:t xml:space="preserve"> – Valor Patrimonial por Ação </w:t>
      </w:r>
      <w:r w:rsidRPr="00D3326A">
        <w:br w:type="page"/>
      </w:r>
    </w:p>
    <w:p w14:paraId="48A36180" w14:textId="60690CC7" w:rsidR="00A93764" w:rsidRDefault="00A93764" w:rsidP="00A93764">
      <w:pPr>
        <w:widowControl w:val="0"/>
        <w:suppressAutoHyphens/>
        <w:spacing w:after="360"/>
        <w:ind w:firstLine="0"/>
        <w:jc w:val="center"/>
      </w:pPr>
      <w:r w:rsidRPr="0018545A">
        <w:rPr>
          <w:b/>
          <w:kern w:val="52"/>
          <w:sz w:val="28"/>
          <w:szCs w:val="28"/>
        </w:rPr>
        <w:lastRenderedPageBreak/>
        <w:t>SUMÁRIO</w:t>
      </w:r>
      <w:r>
        <w:t xml:space="preserve"> </w:t>
      </w:r>
    </w:p>
    <w:sdt>
      <w:sdtPr>
        <w:rPr>
          <w:rFonts w:ascii="Times New Roman" w:eastAsia="Times New Roman" w:hAnsi="Times New Roman" w:cs="Times New Roman"/>
          <w:color w:val="auto"/>
          <w:sz w:val="26"/>
          <w:szCs w:val="22"/>
        </w:rPr>
        <w:id w:val="1223556774"/>
        <w:docPartObj>
          <w:docPartGallery w:val="Table of Contents"/>
          <w:docPartUnique/>
        </w:docPartObj>
      </w:sdtPr>
      <w:sdtEndPr>
        <w:rPr>
          <w:b/>
          <w:bCs/>
          <w:szCs w:val="26"/>
        </w:rPr>
      </w:sdtEndPr>
      <w:sdtContent>
        <w:p w14:paraId="2476819A" w14:textId="0017CF26" w:rsidR="001B06AC" w:rsidRDefault="001B06AC" w:rsidP="00345370">
          <w:pPr>
            <w:pStyle w:val="CabealhodoSumrio"/>
            <w:spacing w:before="0" w:line="240" w:lineRule="auto"/>
          </w:pPr>
        </w:p>
        <w:p w14:paraId="37C840F4" w14:textId="616DCEA0" w:rsidR="001B06AC" w:rsidRDefault="001B06AC" w:rsidP="00345370">
          <w:pPr>
            <w:pStyle w:val="Sumrio1"/>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11938148" w:history="1">
            <w:r w:rsidRPr="00666EBD">
              <w:rPr>
                <w:rStyle w:val="Hyperlink"/>
                <w:noProof/>
              </w:rPr>
              <w:t>1 - INTRODUÇÃO</w:t>
            </w:r>
            <w:r>
              <w:rPr>
                <w:noProof/>
                <w:webHidden/>
              </w:rPr>
              <w:tab/>
            </w:r>
            <w:r>
              <w:rPr>
                <w:noProof/>
                <w:webHidden/>
              </w:rPr>
              <w:fldChar w:fldCharType="begin"/>
            </w:r>
            <w:r>
              <w:rPr>
                <w:noProof/>
                <w:webHidden/>
              </w:rPr>
              <w:instrText xml:space="preserve"> PAGEREF _Toc211938148 \h </w:instrText>
            </w:r>
            <w:r>
              <w:rPr>
                <w:noProof/>
                <w:webHidden/>
              </w:rPr>
            </w:r>
            <w:r>
              <w:rPr>
                <w:noProof/>
                <w:webHidden/>
              </w:rPr>
              <w:fldChar w:fldCharType="separate"/>
            </w:r>
            <w:r w:rsidR="00013878">
              <w:rPr>
                <w:noProof/>
                <w:webHidden/>
              </w:rPr>
              <w:t>12</w:t>
            </w:r>
            <w:r>
              <w:rPr>
                <w:noProof/>
                <w:webHidden/>
              </w:rPr>
              <w:fldChar w:fldCharType="end"/>
            </w:r>
          </w:hyperlink>
        </w:p>
        <w:p w14:paraId="1870962D" w14:textId="359527D6" w:rsidR="001B06AC" w:rsidRDefault="005D6A9C" w:rsidP="00345370">
          <w:pPr>
            <w:pStyle w:val="Sumrio1"/>
            <w:rPr>
              <w:rFonts w:asciiTheme="minorHAnsi" w:eastAsiaTheme="minorEastAsia" w:hAnsiTheme="minorHAnsi" w:cstheme="minorBidi"/>
              <w:noProof/>
              <w:kern w:val="2"/>
              <w:szCs w:val="24"/>
              <w14:ligatures w14:val="standardContextual"/>
            </w:rPr>
          </w:pPr>
          <w:hyperlink w:anchor="_Toc211938149" w:history="1">
            <w:r w:rsidR="001B06AC" w:rsidRPr="00666EBD">
              <w:rPr>
                <w:rStyle w:val="Hyperlink"/>
                <w:noProof/>
              </w:rPr>
              <w:t>2. REFERENCIAL TEÓRICO</w:t>
            </w:r>
            <w:r w:rsidR="001B06AC">
              <w:rPr>
                <w:noProof/>
                <w:webHidden/>
              </w:rPr>
              <w:tab/>
            </w:r>
            <w:r w:rsidR="001B06AC">
              <w:rPr>
                <w:noProof/>
                <w:webHidden/>
              </w:rPr>
              <w:fldChar w:fldCharType="begin"/>
            </w:r>
            <w:r w:rsidR="001B06AC">
              <w:rPr>
                <w:noProof/>
                <w:webHidden/>
              </w:rPr>
              <w:instrText xml:space="preserve"> PAGEREF _Toc211938149 \h </w:instrText>
            </w:r>
            <w:r w:rsidR="001B06AC">
              <w:rPr>
                <w:noProof/>
                <w:webHidden/>
              </w:rPr>
            </w:r>
            <w:r w:rsidR="001B06AC">
              <w:rPr>
                <w:noProof/>
                <w:webHidden/>
              </w:rPr>
              <w:fldChar w:fldCharType="separate"/>
            </w:r>
            <w:r w:rsidR="00013878">
              <w:rPr>
                <w:noProof/>
                <w:webHidden/>
              </w:rPr>
              <w:t>14</w:t>
            </w:r>
            <w:r w:rsidR="001B06AC">
              <w:rPr>
                <w:noProof/>
                <w:webHidden/>
              </w:rPr>
              <w:fldChar w:fldCharType="end"/>
            </w:r>
          </w:hyperlink>
        </w:p>
        <w:p w14:paraId="323E0567" w14:textId="6E2904B4"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50" w:history="1">
            <w:r w:rsidR="001B06AC" w:rsidRPr="00666EBD">
              <w:rPr>
                <w:rStyle w:val="Hyperlink"/>
                <w:noProof/>
              </w:rPr>
              <w:t>2.1 Abordagens De Análise De Investimentos</w:t>
            </w:r>
            <w:r w:rsidR="001B06AC">
              <w:rPr>
                <w:noProof/>
                <w:webHidden/>
              </w:rPr>
              <w:tab/>
            </w:r>
            <w:r w:rsidR="001B06AC">
              <w:rPr>
                <w:noProof/>
                <w:webHidden/>
              </w:rPr>
              <w:fldChar w:fldCharType="begin"/>
            </w:r>
            <w:r w:rsidR="001B06AC">
              <w:rPr>
                <w:noProof/>
                <w:webHidden/>
              </w:rPr>
              <w:instrText xml:space="preserve"> PAGEREF _Toc211938150 \h </w:instrText>
            </w:r>
            <w:r w:rsidR="001B06AC">
              <w:rPr>
                <w:noProof/>
                <w:webHidden/>
              </w:rPr>
            </w:r>
            <w:r w:rsidR="001B06AC">
              <w:rPr>
                <w:noProof/>
                <w:webHidden/>
              </w:rPr>
              <w:fldChar w:fldCharType="separate"/>
            </w:r>
            <w:r w:rsidR="00013878">
              <w:rPr>
                <w:noProof/>
                <w:webHidden/>
              </w:rPr>
              <w:t>14</w:t>
            </w:r>
            <w:r w:rsidR="001B06AC">
              <w:rPr>
                <w:noProof/>
                <w:webHidden/>
              </w:rPr>
              <w:fldChar w:fldCharType="end"/>
            </w:r>
          </w:hyperlink>
        </w:p>
        <w:p w14:paraId="10621E15" w14:textId="2848E33E"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51" w:history="1">
            <w:r w:rsidR="001B06AC" w:rsidRPr="00666EBD">
              <w:rPr>
                <w:rStyle w:val="Hyperlink"/>
                <w:noProof/>
              </w:rPr>
              <w:t>2.2 Principais Indicadores Fundamentalistas</w:t>
            </w:r>
            <w:r w:rsidR="001B06AC">
              <w:rPr>
                <w:noProof/>
                <w:webHidden/>
              </w:rPr>
              <w:tab/>
            </w:r>
            <w:r w:rsidR="001B06AC">
              <w:rPr>
                <w:noProof/>
                <w:webHidden/>
              </w:rPr>
              <w:fldChar w:fldCharType="begin"/>
            </w:r>
            <w:r w:rsidR="001B06AC">
              <w:rPr>
                <w:noProof/>
                <w:webHidden/>
              </w:rPr>
              <w:instrText xml:space="preserve"> PAGEREF _Toc211938151 \h </w:instrText>
            </w:r>
            <w:r w:rsidR="001B06AC">
              <w:rPr>
                <w:noProof/>
                <w:webHidden/>
              </w:rPr>
            </w:r>
            <w:r w:rsidR="001B06AC">
              <w:rPr>
                <w:noProof/>
                <w:webHidden/>
              </w:rPr>
              <w:fldChar w:fldCharType="separate"/>
            </w:r>
            <w:r w:rsidR="00013878">
              <w:rPr>
                <w:noProof/>
                <w:webHidden/>
              </w:rPr>
              <w:t>15</w:t>
            </w:r>
            <w:r w:rsidR="001B06AC">
              <w:rPr>
                <w:noProof/>
                <w:webHidden/>
              </w:rPr>
              <w:fldChar w:fldCharType="end"/>
            </w:r>
          </w:hyperlink>
        </w:p>
        <w:p w14:paraId="1F28C10E" w14:textId="073B4863"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52" w:history="1">
            <w:r w:rsidR="001B06AC" w:rsidRPr="00666EBD">
              <w:rPr>
                <w:rStyle w:val="Hyperlink"/>
                <w:noProof/>
              </w:rPr>
              <w:t>2.2.1 A Fórmula do Valor Intrínseco de Graham</w:t>
            </w:r>
            <w:r w:rsidR="001B06AC">
              <w:rPr>
                <w:noProof/>
                <w:webHidden/>
              </w:rPr>
              <w:tab/>
            </w:r>
            <w:r w:rsidR="001B06AC">
              <w:rPr>
                <w:noProof/>
                <w:webHidden/>
              </w:rPr>
              <w:fldChar w:fldCharType="begin"/>
            </w:r>
            <w:r w:rsidR="001B06AC">
              <w:rPr>
                <w:noProof/>
                <w:webHidden/>
              </w:rPr>
              <w:instrText xml:space="preserve"> PAGEREF _Toc211938152 \h </w:instrText>
            </w:r>
            <w:r w:rsidR="001B06AC">
              <w:rPr>
                <w:noProof/>
                <w:webHidden/>
              </w:rPr>
            </w:r>
            <w:r w:rsidR="001B06AC">
              <w:rPr>
                <w:noProof/>
                <w:webHidden/>
              </w:rPr>
              <w:fldChar w:fldCharType="separate"/>
            </w:r>
            <w:r w:rsidR="00013878">
              <w:rPr>
                <w:noProof/>
                <w:webHidden/>
              </w:rPr>
              <w:t>15</w:t>
            </w:r>
            <w:r w:rsidR="001B06AC">
              <w:rPr>
                <w:noProof/>
                <w:webHidden/>
              </w:rPr>
              <w:fldChar w:fldCharType="end"/>
            </w:r>
          </w:hyperlink>
        </w:p>
        <w:p w14:paraId="7982FD1D" w14:textId="335BF6E8"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53" w:history="1">
            <w:r w:rsidR="001B06AC" w:rsidRPr="00666EBD">
              <w:rPr>
                <w:rStyle w:val="Hyperlink"/>
                <w:noProof/>
              </w:rPr>
              <w:t>2.3 Técnicas De Extração De Dados (Web Scraping)</w:t>
            </w:r>
            <w:r w:rsidR="001B06AC">
              <w:rPr>
                <w:noProof/>
                <w:webHidden/>
              </w:rPr>
              <w:tab/>
            </w:r>
            <w:r w:rsidR="001B06AC">
              <w:rPr>
                <w:noProof/>
                <w:webHidden/>
              </w:rPr>
              <w:fldChar w:fldCharType="begin"/>
            </w:r>
            <w:r w:rsidR="001B06AC">
              <w:rPr>
                <w:noProof/>
                <w:webHidden/>
              </w:rPr>
              <w:instrText xml:space="preserve"> PAGEREF _Toc211938153 \h </w:instrText>
            </w:r>
            <w:r w:rsidR="001B06AC">
              <w:rPr>
                <w:noProof/>
                <w:webHidden/>
              </w:rPr>
            </w:r>
            <w:r w:rsidR="001B06AC">
              <w:rPr>
                <w:noProof/>
                <w:webHidden/>
              </w:rPr>
              <w:fldChar w:fldCharType="separate"/>
            </w:r>
            <w:r w:rsidR="00013878">
              <w:rPr>
                <w:noProof/>
                <w:webHidden/>
              </w:rPr>
              <w:t>16</w:t>
            </w:r>
            <w:r w:rsidR="001B06AC">
              <w:rPr>
                <w:noProof/>
                <w:webHidden/>
              </w:rPr>
              <w:fldChar w:fldCharType="end"/>
            </w:r>
          </w:hyperlink>
        </w:p>
        <w:p w14:paraId="3135493B" w14:textId="4C6DBC69"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54" w:history="1">
            <w:r w:rsidR="001B06AC" w:rsidRPr="00666EBD">
              <w:rPr>
                <w:rStyle w:val="Hyperlink"/>
                <w:noProof/>
              </w:rPr>
              <w:t>2.4 Machine Learning Aplicado a Finanças</w:t>
            </w:r>
            <w:r w:rsidR="001B06AC">
              <w:rPr>
                <w:noProof/>
                <w:webHidden/>
              </w:rPr>
              <w:tab/>
            </w:r>
            <w:r w:rsidR="001B06AC">
              <w:rPr>
                <w:noProof/>
                <w:webHidden/>
              </w:rPr>
              <w:fldChar w:fldCharType="begin"/>
            </w:r>
            <w:r w:rsidR="001B06AC">
              <w:rPr>
                <w:noProof/>
                <w:webHidden/>
              </w:rPr>
              <w:instrText xml:space="preserve"> PAGEREF _Toc211938154 \h </w:instrText>
            </w:r>
            <w:r w:rsidR="001B06AC">
              <w:rPr>
                <w:noProof/>
                <w:webHidden/>
              </w:rPr>
            </w:r>
            <w:r w:rsidR="001B06AC">
              <w:rPr>
                <w:noProof/>
                <w:webHidden/>
              </w:rPr>
              <w:fldChar w:fldCharType="separate"/>
            </w:r>
            <w:r w:rsidR="00013878">
              <w:rPr>
                <w:noProof/>
                <w:webHidden/>
              </w:rPr>
              <w:t>17</w:t>
            </w:r>
            <w:r w:rsidR="001B06AC">
              <w:rPr>
                <w:noProof/>
                <w:webHidden/>
              </w:rPr>
              <w:fldChar w:fldCharType="end"/>
            </w:r>
          </w:hyperlink>
        </w:p>
        <w:p w14:paraId="64473479" w14:textId="7D84A842" w:rsidR="001B06AC" w:rsidRDefault="005D6A9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5" w:history="1">
            <w:r w:rsidR="001B06AC" w:rsidRPr="00666EBD">
              <w:rPr>
                <w:rStyle w:val="Hyperlink"/>
                <w:noProof/>
              </w:rPr>
              <w:t>2.4.1 Modelos de Classificação</w:t>
            </w:r>
            <w:r w:rsidR="001B06AC">
              <w:rPr>
                <w:noProof/>
                <w:webHidden/>
              </w:rPr>
              <w:tab/>
            </w:r>
            <w:r w:rsidR="001B06AC">
              <w:rPr>
                <w:noProof/>
                <w:webHidden/>
              </w:rPr>
              <w:fldChar w:fldCharType="begin"/>
            </w:r>
            <w:r w:rsidR="001B06AC">
              <w:rPr>
                <w:noProof/>
                <w:webHidden/>
              </w:rPr>
              <w:instrText xml:space="preserve"> PAGEREF _Toc211938155 \h </w:instrText>
            </w:r>
            <w:r w:rsidR="001B06AC">
              <w:rPr>
                <w:noProof/>
                <w:webHidden/>
              </w:rPr>
            </w:r>
            <w:r w:rsidR="001B06AC">
              <w:rPr>
                <w:noProof/>
                <w:webHidden/>
              </w:rPr>
              <w:fldChar w:fldCharType="separate"/>
            </w:r>
            <w:r w:rsidR="00013878">
              <w:rPr>
                <w:noProof/>
                <w:webHidden/>
              </w:rPr>
              <w:t>17</w:t>
            </w:r>
            <w:r w:rsidR="001B06AC">
              <w:rPr>
                <w:noProof/>
                <w:webHidden/>
              </w:rPr>
              <w:fldChar w:fldCharType="end"/>
            </w:r>
          </w:hyperlink>
        </w:p>
        <w:p w14:paraId="1AB4F035" w14:textId="2BCBA549" w:rsidR="001B06AC" w:rsidRDefault="005D6A9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6" w:history="1">
            <w:r w:rsidR="001B06AC" w:rsidRPr="00666EBD">
              <w:rPr>
                <w:rStyle w:val="Hyperlink"/>
                <w:noProof/>
              </w:rPr>
              <w:t>2.4.2 Modelos de Regressão</w:t>
            </w:r>
            <w:r w:rsidR="001B06AC">
              <w:rPr>
                <w:noProof/>
                <w:webHidden/>
              </w:rPr>
              <w:tab/>
            </w:r>
            <w:r w:rsidR="001B06AC">
              <w:rPr>
                <w:noProof/>
                <w:webHidden/>
              </w:rPr>
              <w:fldChar w:fldCharType="begin"/>
            </w:r>
            <w:r w:rsidR="001B06AC">
              <w:rPr>
                <w:noProof/>
                <w:webHidden/>
              </w:rPr>
              <w:instrText xml:space="preserve"> PAGEREF _Toc211938156 \h </w:instrText>
            </w:r>
            <w:r w:rsidR="001B06AC">
              <w:rPr>
                <w:noProof/>
                <w:webHidden/>
              </w:rPr>
            </w:r>
            <w:r w:rsidR="001B06AC">
              <w:rPr>
                <w:noProof/>
                <w:webHidden/>
              </w:rPr>
              <w:fldChar w:fldCharType="separate"/>
            </w:r>
            <w:r w:rsidR="00013878">
              <w:rPr>
                <w:noProof/>
                <w:webHidden/>
              </w:rPr>
              <w:t>18</w:t>
            </w:r>
            <w:r w:rsidR="001B06AC">
              <w:rPr>
                <w:noProof/>
                <w:webHidden/>
              </w:rPr>
              <w:fldChar w:fldCharType="end"/>
            </w:r>
          </w:hyperlink>
        </w:p>
        <w:p w14:paraId="2A6FEA76" w14:textId="51062EE1" w:rsidR="001B06AC" w:rsidRDefault="005D6A9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7" w:history="1">
            <w:r w:rsidR="001B06AC" w:rsidRPr="00666EBD">
              <w:rPr>
                <w:rStyle w:val="Hyperlink"/>
                <w:noProof/>
              </w:rPr>
              <w:t>2.4.3 Validação de Modelos Temporais</w:t>
            </w:r>
            <w:r w:rsidR="001B06AC">
              <w:rPr>
                <w:noProof/>
                <w:webHidden/>
              </w:rPr>
              <w:tab/>
            </w:r>
            <w:r w:rsidR="001B06AC">
              <w:rPr>
                <w:noProof/>
                <w:webHidden/>
              </w:rPr>
              <w:fldChar w:fldCharType="begin"/>
            </w:r>
            <w:r w:rsidR="001B06AC">
              <w:rPr>
                <w:noProof/>
                <w:webHidden/>
              </w:rPr>
              <w:instrText xml:space="preserve"> PAGEREF _Toc211938157 \h </w:instrText>
            </w:r>
            <w:r w:rsidR="001B06AC">
              <w:rPr>
                <w:noProof/>
                <w:webHidden/>
              </w:rPr>
            </w:r>
            <w:r w:rsidR="001B06AC">
              <w:rPr>
                <w:noProof/>
                <w:webHidden/>
              </w:rPr>
              <w:fldChar w:fldCharType="separate"/>
            </w:r>
            <w:r w:rsidR="00013878">
              <w:rPr>
                <w:noProof/>
                <w:webHidden/>
              </w:rPr>
              <w:t>18</w:t>
            </w:r>
            <w:r w:rsidR="001B06AC">
              <w:rPr>
                <w:noProof/>
                <w:webHidden/>
              </w:rPr>
              <w:fldChar w:fldCharType="end"/>
            </w:r>
          </w:hyperlink>
        </w:p>
        <w:p w14:paraId="2282761A" w14:textId="642D2CE5"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58" w:history="1">
            <w:r w:rsidR="001B06AC" w:rsidRPr="00666EBD">
              <w:rPr>
                <w:rStyle w:val="Hyperlink"/>
                <w:noProof/>
              </w:rPr>
              <w:t>2.5 Tecnologias de Desenvolvimento e Visualização</w:t>
            </w:r>
            <w:r w:rsidR="001B06AC">
              <w:rPr>
                <w:noProof/>
                <w:webHidden/>
              </w:rPr>
              <w:tab/>
            </w:r>
            <w:r w:rsidR="001B06AC">
              <w:rPr>
                <w:noProof/>
                <w:webHidden/>
              </w:rPr>
              <w:fldChar w:fldCharType="begin"/>
            </w:r>
            <w:r w:rsidR="001B06AC">
              <w:rPr>
                <w:noProof/>
                <w:webHidden/>
              </w:rPr>
              <w:instrText xml:space="preserve"> PAGEREF _Toc211938158 \h </w:instrText>
            </w:r>
            <w:r w:rsidR="001B06AC">
              <w:rPr>
                <w:noProof/>
                <w:webHidden/>
              </w:rPr>
            </w:r>
            <w:r w:rsidR="001B06AC">
              <w:rPr>
                <w:noProof/>
                <w:webHidden/>
              </w:rPr>
              <w:fldChar w:fldCharType="separate"/>
            </w:r>
            <w:r w:rsidR="00013878">
              <w:rPr>
                <w:noProof/>
                <w:webHidden/>
              </w:rPr>
              <w:t>19</w:t>
            </w:r>
            <w:r w:rsidR="001B06AC">
              <w:rPr>
                <w:noProof/>
                <w:webHidden/>
              </w:rPr>
              <w:fldChar w:fldCharType="end"/>
            </w:r>
          </w:hyperlink>
        </w:p>
        <w:p w14:paraId="01F996FF" w14:textId="50B42D82" w:rsidR="001B06AC" w:rsidRDefault="005D6A9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9" w:history="1">
            <w:r w:rsidR="001B06AC" w:rsidRPr="00666EBD">
              <w:rPr>
                <w:rStyle w:val="Hyperlink"/>
                <w:noProof/>
              </w:rPr>
              <w:t>2.5.1 Docker e Contêineres</w:t>
            </w:r>
            <w:r w:rsidR="001B06AC">
              <w:rPr>
                <w:noProof/>
                <w:webHidden/>
              </w:rPr>
              <w:tab/>
            </w:r>
            <w:r w:rsidR="001B06AC">
              <w:rPr>
                <w:noProof/>
                <w:webHidden/>
              </w:rPr>
              <w:fldChar w:fldCharType="begin"/>
            </w:r>
            <w:r w:rsidR="001B06AC">
              <w:rPr>
                <w:noProof/>
                <w:webHidden/>
              </w:rPr>
              <w:instrText xml:space="preserve"> PAGEREF _Toc211938159 \h </w:instrText>
            </w:r>
            <w:r w:rsidR="001B06AC">
              <w:rPr>
                <w:noProof/>
                <w:webHidden/>
              </w:rPr>
            </w:r>
            <w:r w:rsidR="001B06AC">
              <w:rPr>
                <w:noProof/>
                <w:webHidden/>
              </w:rPr>
              <w:fldChar w:fldCharType="separate"/>
            </w:r>
            <w:r w:rsidR="00013878">
              <w:rPr>
                <w:noProof/>
                <w:webHidden/>
              </w:rPr>
              <w:t>19</w:t>
            </w:r>
            <w:r w:rsidR="001B06AC">
              <w:rPr>
                <w:noProof/>
                <w:webHidden/>
              </w:rPr>
              <w:fldChar w:fldCharType="end"/>
            </w:r>
          </w:hyperlink>
        </w:p>
        <w:p w14:paraId="5F22560E" w14:textId="39A94200" w:rsidR="001B06AC" w:rsidRDefault="005D6A9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0" w:history="1">
            <w:r w:rsidR="001B06AC" w:rsidRPr="00666EBD">
              <w:rPr>
                <w:rStyle w:val="Hyperlink"/>
                <w:noProof/>
              </w:rPr>
              <w:t>2.5.2 Dash e Dashboards Interativos</w:t>
            </w:r>
            <w:r w:rsidR="001B06AC">
              <w:rPr>
                <w:noProof/>
                <w:webHidden/>
              </w:rPr>
              <w:tab/>
            </w:r>
            <w:r w:rsidR="001B06AC">
              <w:rPr>
                <w:noProof/>
                <w:webHidden/>
              </w:rPr>
              <w:fldChar w:fldCharType="begin"/>
            </w:r>
            <w:r w:rsidR="001B06AC">
              <w:rPr>
                <w:noProof/>
                <w:webHidden/>
              </w:rPr>
              <w:instrText xml:space="preserve"> PAGEREF _Toc211938160 \h </w:instrText>
            </w:r>
            <w:r w:rsidR="001B06AC">
              <w:rPr>
                <w:noProof/>
                <w:webHidden/>
              </w:rPr>
            </w:r>
            <w:r w:rsidR="001B06AC">
              <w:rPr>
                <w:noProof/>
                <w:webHidden/>
              </w:rPr>
              <w:fldChar w:fldCharType="separate"/>
            </w:r>
            <w:r w:rsidR="00013878">
              <w:rPr>
                <w:noProof/>
                <w:webHidden/>
              </w:rPr>
              <w:t>19</w:t>
            </w:r>
            <w:r w:rsidR="001B06AC">
              <w:rPr>
                <w:noProof/>
                <w:webHidden/>
              </w:rPr>
              <w:fldChar w:fldCharType="end"/>
            </w:r>
          </w:hyperlink>
        </w:p>
        <w:p w14:paraId="434C3161" w14:textId="519E25EA" w:rsidR="001B06AC" w:rsidRDefault="005D6A9C" w:rsidP="00345370">
          <w:pPr>
            <w:pStyle w:val="Sumrio1"/>
            <w:rPr>
              <w:rFonts w:asciiTheme="minorHAnsi" w:eastAsiaTheme="minorEastAsia" w:hAnsiTheme="minorHAnsi" w:cstheme="minorBidi"/>
              <w:noProof/>
              <w:kern w:val="2"/>
              <w:szCs w:val="24"/>
              <w14:ligatures w14:val="standardContextual"/>
            </w:rPr>
          </w:pPr>
          <w:hyperlink w:anchor="_Toc211938161" w:history="1">
            <w:r w:rsidR="001B06AC" w:rsidRPr="00666EBD">
              <w:rPr>
                <w:rStyle w:val="Hyperlink"/>
                <w:noProof/>
              </w:rPr>
              <w:t>3. METODOLOGIA E DESENVOLVIMENTO DO SISTEMA</w:t>
            </w:r>
            <w:r w:rsidR="001B06AC">
              <w:rPr>
                <w:noProof/>
                <w:webHidden/>
              </w:rPr>
              <w:tab/>
            </w:r>
            <w:r w:rsidR="001B06AC">
              <w:rPr>
                <w:noProof/>
                <w:webHidden/>
              </w:rPr>
              <w:fldChar w:fldCharType="begin"/>
            </w:r>
            <w:r w:rsidR="001B06AC">
              <w:rPr>
                <w:noProof/>
                <w:webHidden/>
              </w:rPr>
              <w:instrText xml:space="preserve"> PAGEREF _Toc211938161 \h </w:instrText>
            </w:r>
            <w:r w:rsidR="001B06AC">
              <w:rPr>
                <w:noProof/>
                <w:webHidden/>
              </w:rPr>
            </w:r>
            <w:r w:rsidR="001B06AC">
              <w:rPr>
                <w:noProof/>
                <w:webHidden/>
              </w:rPr>
              <w:fldChar w:fldCharType="separate"/>
            </w:r>
            <w:r w:rsidR="00013878">
              <w:rPr>
                <w:noProof/>
                <w:webHidden/>
              </w:rPr>
              <w:t>21</w:t>
            </w:r>
            <w:r w:rsidR="001B06AC">
              <w:rPr>
                <w:noProof/>
                <w:webHidden/>
              </w:rPr>
              <w:fldChar w:fldCharType="end"/>
            </w:r>
          </w:hyperlink>
        </w:p>
        <w:p w14:paraId="5D0F1BFF" w14:textId="0999A7D6"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62" w:history="1">
            <w:r w:rsidR="001B06AC" w:rsidRPr="00666EBD">
              <w:rPr>
                <w:rStyle w:val="Hyperlink"/>
                <w:noProof/>
              </w:rPr>
              <w:t>3.1 Arquitetura Geral do Sistema</w:t>
            </w:r>
            <w:r w:rsidR="001B06AC">
              <w:rPr>
                <w:noProof/>
                <w:webHidden/>
              </w:rPr>
              <w:tab/>
            </w:r>
            <w:r w:rsidR="001B06AC">
              <w:rPr>
                <w:noProof/>
                <w:webHidden/>
              </w:rPr>
              <w:fldChar w:fldCharType="begin"/>
            </w:r>
            <w:r w:rsidR="001B06AC">
              <w:rPr>
                <w:noProof/>
                <w:webHidden/>
              </w:rPr>
              <w:instrText xml:space="preserve"> PAGEREF _Toc211938162 \h </w:instrText>
            </w:r>
            <w:r w:rsidR="001B06AC">
              <w:rPr>
                <w:noProof/>
                <w:webHidden/>
              </w:rPr>
            </w:r>
            <w:r w:rsidR="001B06AC">
              <w:rPr>
                <w:noProof/>
                <w:webHidden/>
              </w:rPr>
              <w:fldChar w:fldCharType="separate"/>
            </w:r>
            <w:r w:rsidR="00013878">
              <w:rPr>
                <w:noProof/>
                <w:webHidden/>
              </w:rPr>
              <w:t>21</w:t>
            </w:r>
            <w:r w:rsidR="001B06AC">
              <w:rPr>
                <w:noProof/>
                <w:webHidden/>
              </w:rPr>
              <w:fldChar w:fldCharType="end"/>
            </w:r>
          </w:hyperlink>
        </w:p>
        <w:p w14:paraId="27B1E399" w14:textId="3212EB31"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63" w:history="1">
            <w:r w:rsidR="001B06AC" w:rsidRPr="00666EBD">
              <w:rPr>
                <w:rStyle w:val="Hyperlink"/>
                <w:noProof/>
              </w:rPr>
              <w:t>3.2 Ambiente e orquestração com Docker</w:t>
            </w:r>
            <w:r w:rsidR="001B06AC">
              <w:rPr>
                <w:noProof/>
                <w:webHidden/>
              </w:rPr>
              <w:tab/>
            </w:r>
            <w:r w:rsidR="001B06AC">
              <w:rPr>
                <w:noProof/>
                <w:webHidden/>
              </w:rPr>
              <w:fldChar w:fldCharType="begin"/>
            </w:r>
            <w:r w:rsidR="001B06AC">
              <w:rPr>
                <w:noProof/>
                <w:webHidden/>
              </w:rPr>
              <w:instrText xml:space="preserve"> PAGEREF _Toc211938163 \h </w:instrText>
            </w:r>
            <w:r w:rsidR="001B06AC">
              <w:rPr>
                <w:noProof/>
                <w:webHidden/>
              </w:rPr>
            </w:r>
            <w:r w:rsidR="001B06AC">
              <w:rPr>
                <w:noProof/>
                <w:webHidden/>
              </w:rPr>
              <w:fldChar w:fldCharType="separate"/>
            </w:r>
            <w:r w:rsidR="00013878">
              <w:rPr>
                <w:noProof/>
                <w:webHidden/>
              </w:rPr>
              <w:t>23</w:t>
            </w:r>
            <w:r w:rsidR="001B06AC">
              <w:rPr>
                <w:noProof/>
                <w:webHidden/>
              </w:rPr>
              <w:fldChar w:fldCharType="end"/>
            </w:r>
          </w:hyperlink>
        </w:p>
        <w:p w14:paraId="6E7535E0" w14:textId="09FEA496"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64" w:history="1">
            <w:r w:rsidR="001B06AC" w:rsidRPr="00666EBD">
              <w:rPr>
                <w:rStyle w:val="Hyperlink"/>
                <w:noProof/>
              </w:rPr>
              <w:t>3.3 Coleta e armazenamento de dados</w:t>
            </w:r>
            <w:r w:rsidR="001B06AC">
              <w:rPr>
                <w:noProof/>
                <w:webHidden/>
              </w:rPr>
              <w:tab/>
            </w:r>
            <w:r w:rsidR="001B06AC">
              <w:rPr>
                <w:noProof/>
                <w:webHidden/>
              </w:rPr>
              <w:fldChar w:fldCharType="begin"/>
            </w:r>
            <w:r w:rsidR="001B06AC">
              <w:rPr>
                <w:noProof/>
                <w:webHidden/>
              </w:rPr>
              <w:instrText xml:space="preserve"> PAGEREF _Toc211938164 \h </w:instrText>
            </w:r>
            <w:r w:rsidR="001B06AC">
              <w:rPr>
                <w:noProof/>
                <w:webHidden/>
              </w:rPr>
            </w:r>
            <w:r w:rsidR="001B06AC">
              <w:rPr>
                <w:noProof/>
                <w:webHidden/>
              </w:rPr>
              <w:fldChar w:fldCharType="separate"/>
            </w:r>
            <w:r w:rsidR="00013878">
              <w:rPr>
                <w:noProof/>
                <w:webHidden/>
              </w:rPr>
              <w:t>23</w:t>
            </w:r>
            <w:r w:rsidR="001B06AC">
              <w:rPr>
                <w:noProof/>
                <w:webHidden/>
              </w:rPr>
              <w:fldChar w:fldCharType="end"/>
            </w:r>
          </w:hyperlink>
        </w:p>
        <w:p w14:paraId="21A0D5A7" w14:textId="656A8497"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65" w:history="1">
            <w:r w:rsidR="001B06AC" w:rsidRPr="00666EBD">
              <w:rPr>
                <w:rStyle w:val="Hyperlink"/>
                <w:noProof/>
              </w:rPr>
              <w:t>3.4 Pipeline de machine learning</w:t>
            </w:r>
            <w:r w:rsidR="001B06AC">
              <w:rPr>
                <w:noProof/>
                <w:webHidden/>
              </w:rPr>
              <w:tab/>
            </w:r>
            <w:r w:rsidR="001B06AC">
              <w:rPr>
                <w:noProof/>
                <w:webHidden/>
              </w:rPr>
              <w:fldChar w:fldCharType="begin"/>
            </w:r>
            <w:r w:rsidR="001B06AC">
              <w:rPr>
                <w:noProof/>
                <w:webHidden/>
              </w:rPr>
              <w:instrText xml:space="preserve"> PAGEREF _Toc211938165 \h </w:instrText>
            </w:r>
            <w:r w:rsidR="001B06AC">
              <w:rPr>
                <w:noProof/>
                <w:webHidden/>
              </w:rPr>
            </w:r>
            <w:r w:rsidR="001B06AC">
              <w:rPr>
                <w:noProof/>
                <w:webHidden/>
              </w:rPr>
              <w:fldChar w:fldCharType="separate"/>
            </w:r>
            <w:r w:rsidR="00013878">
              <w:rPr>
                <w:noProof/>
                <w:webHidden/>
              </w:rPr>
              <w:t>24</w:t>
            </w:r>
            <w:r w:rsidR="001B06AC">
              <w:rPr>
                <w:noProof/>
                <w:webHidden/>
              </w:rPr>
              <w:fldChar w:fldCharType="end"/>
            </w:r>
          </w:hyperlink>
        </w:p>
        <w:p w14:paraId="32312423" w14:textId="7C8FA512" w:rsidR="001B06AC" w:rsidRDefault="005D6A9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6" w:history="1">
            <w:r w:rsidR="001B06AC" w:rsidRPr="00666EBD">
              <w:rPr>
                <w:rStyle w:val="Hyperlink"/>
                <w:noProof/>
              </w:rPr>
              <w:t xml:space="preserve">3.4.1 Engenharia de </w:t>
            </w:r>
            <w:r w:rsidR="001B06AC" w:rsidRPr="00666EBD">
              <w:rPr>
                <w:rStyle w:val="Hyperlink"/>
                <w:i/>
                <w:iCs/>
                <w:noProof/>
              </w:rPr>
              <w:t>Features</w:t>
            </w:r>
            <w:r w:rsidR="001B06AC" w:rsidRPr="00666EBD">
              <w:rPr>
                <w:rStyle w:val="Hyperlink"/>
                <w:noProof/>
              </w:rPr>
              <w:t xml:space="preserve"> e de Rótulos (</w:t>
            </w:r>
            <w:r w:rsidR="001B06AC" w:rsidRPr="00666EBD">
              <w:rPr>
                <w:rStyle w:val="Hyperlink"/>
                <w:i/>
                <w:iCs/>
                <w:noProof/>
              </w:rPr>
              <w:t>Target</w:t>
            </w:r>
            <w:r w:rsidR="001B06AC" w:rsidRPr="00666EBD">
              <w:rPr>
                <w:rStyle w:val="Hyperlink"/>
                <w:noProof/>
              </w:rPr>
              <w:t>)</w:t>
            </w:r>
            <w:r w:rsidR="001B06AC">
              <w:rPr>
                <w:noProof/>
                <w:webHidden/>
              </w:rPr>
              <w:tab/>
            </w:r>
            <w:r w:rsidR="001B06AC">
              <w:rPr>
                <w:noProof/>
                <w:webHidden/>
              </w:rPr>
              <w:fldChar w:fldCharType="begin"/>
            </w:r>
            <w:r w:rsidR="001B06AC">
              <w:rPr>
                <w:noProof/>
                <w:webHidden/>
              </w:rPr>
              <w:instrText xml:space="preserve"> PAGEREF _Toc211938166 \h </w:instrText>
            </w:r>
            <w:r w:rsidR="001B06AC">
              <w:rPr>
                <w:noProof/>
                <w:webHidden/>
              </w:rPr>
            </w:r>
            <w:r w:rsidR="001B06AC">
              <w:rPr>
                <w:noProof/>
                <w:webHidden/>
              </w:rPr>
              <w:fldChar w:fldCharType="separate"/>
            </w:r>
            <w:r w:rsidR="00013878">
              <w:rPr>
                <w:noProof/>
                <w:webHidden/>
              </w:rPr>
              <w:t>24</w:t>
            </w:r>
            <w:r w:rsidR="001B06AC">
              <w:rPr>
                <w:noProof/>
                <w:webHidden/>
              </w:rPr>
              <w:fldChar w:fldCharType="end"/>
            </w:r>
          </w:hyperlink>
        </w:p>
        <w:p w14:paraId="22441C99" w14:textId="3AAE6D14" w:rsidR="001B06AC" w:rsidRDefault="005D6A9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7" w:history="1">
            <w:r w:rsidR="001B06AC" w:rsidRPr="00666EBD">
              <w:rPr>
                <w:rStyle w:val="Hyperlink"/>
                <w:noProof/>
              </w:rPr>
              <w:t>3.4.2 Treinamento do Modelo de Classificação</w:t>
            </w:r>
            <w:r w:rsidR="001B06AC">
              <w:rPr>
                <w:noProof/>
                <w:webHidden/>
              </w:rPr>
              <w:tab/>
            </w:r>
            <w:r w:rsidR="001B06AC">
              <w:rPr>
                <w:noProof/>
                <w:webHidden/>
              </w:rPr>
              <w:fldChar w:fldCharType="begin"/>
            </w:r>
            <w:r w:rsidR="001B06AC">
              <w:rPr>
                <w:noProof/>
                <w:webHidden/>
              </w:rPr>
              <w:instrText xml:space="preserve"> PAGEREF _Toc211938167 \h </w:instrText>
            </w:r>
            <w:r w:rsidR="001B06AC">
              <w:rPr>
                <w:noProof/>
                <w:webHidden/>
              </w:rPr>
            </w:r>
            <w:r w:rsidR="001B06AC">
              <w:rPr>
                <w:noProof/>
                <w:webHidden/>
              </w:rPr>
              <w:fldChar w:fldCharType="separate"/>
            </w:r>
            <w:r w:rsidR="00013878">
              <w:rPr>
                <w:noProof/>
                <w:webHidden/>
              </w:rPr>
              <w:t>25</w:t>
            </w:r>
            <w:r w:rsidR="001B06AC">
              <w:rPr>
                <w:noProof/>
                <w:webHidden/>
              </w:rPr>
              <w:fldChar w:fldCharType="end"/>
            </w:r>
          </w:hyperlink>
        </w:p>
        <w:p w14:paraId="2A09D0CE" w14:textId="765B68A4" w:rsidR="001B06AC" w:rsidRDefault="005D6A9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8" w:history="1">
            <w:r w:rsidR="001B06AC" w:rsidRPr="00666EBD">
              <w:rPr>
                <w:rStyle w:val="Hyperlink"/>
                <w:noProof/>
              </w:rPr>
              <w:t>3.4.3 Treinamento do Modelo de Regressão</w:t>
            </w:r>
            <w:r w:rsidR="001B06AC">
              <w:rPr>
                <w:noProof/>
                <w:webHidden/>
              </w:rPr>
              <w:tab/>
            </w:r>
            <w:r w:rsidR="001B06AC">
              <w:rPr>
                <w:noProof/>
                <w:webHidden/>
              </w:rPr>
              <w:fldChar w:fldCharType="begin"/>
            </w:r>
            <w:r w:rsidR="001B06AC">
              <w:rPr>
                <w:noProof/>
                <w:webHidden/>
              </w:rPr>
              <w:instrText xml:space="preserve"> PAGEREF _Toc211938168 \h </w:instrText>
            </w:r>
            <w:r w:rsidR="001B06AC">
              <w:rPr>
                <w:noProof/>
                <w:webHidden/>
              </w:rPr>
            </w:r>
            <w:r w:rsidR="001B06AC">
              <w:rPr>
                <w:noProof/>
                <w:webHidden/>
              </w:rPr>
              <w:fldChar w:fldCharType="separate"/>
            </w:r>
            <w:r w:rsidR="00013878">
              <w:rPr>
                <w:noProof/>
                <w:webHidden/>
              </w:rPr>
              <w:t>29</w:t>
            </w:r>
            <w:r w:rsidR="001B06AC">
              <w:rPr>
                <w:noProof/>
                <w:webHidden/>
              </w:rPr>
              <w:fldChar w:fldCharType="end"/>
            </w:r>
          </w:hyperlink>
        </w:p>
        <w:p w14:paraId="559C43A7" w14:textId="0CEDBC4E"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69" w:history="1">
            <w:r w:rsidR="001B06AC" w:rsidRPr="00666EBD">
              <w:rPr>
                <w:rStyle w:val="Hyperlink"/>
                <w:noProof/>
              </w:rPr>
              <w:t>3.5 Sistema de recomendação e explicação</w:t>
            </w:r>
            <w:r w:rsidR="001B06AC">
              <w:rPr>
                <w:noProof/>
                <w:webHidden/>
              </w:rPr>
              <w:tab/>
            </w:r>
            <w:r w:rsidR="001B06AC">
              <w:rPr>
                <w:noProof/>
                <w:webHidden/>
              </w:rPr>
              <w:fldChar w:fldCharType="begin"/>
            </w:r>
            <w:r w:rsidR="001B06AC">
              <w:rPr>
                <w:noProof/>
                <w:webHidden/>
              </w:rPr>
              <w:instrText xml:space="preserve"> PAGEREF _Toc211938169 \h </w:instrText>
            </w:r>
            <w:r w:rsidR="001B06AC">
              <w:rPr>
                <w:noProof/>
                <w:webHidden/>
              </w:rPr>
            </w:r>
            <w:r w:rsidR="001B06AC">
              <w:rPr>
                <w:noProof/>
                <w:webHidden/>
              </w:rPr>
              <w:fldChar w:fldCharType="separate"/>
            </w:r>
            <w:r w:rsidR="00013878">
              <w:rPr>
                <w:noProof/>
                <w:webHidden/>
              </w:rPr>
              <w:t>30</w:t>
            </w:r>
            <w:r w:rsidR="001B06AC">
              <w:rPr>
                <w:noProof/>
                <w:webHidden/>
              </w:rPr>
              <w:fldChar w:fldCharType="end"/>
            </w:r>
          </w:hyperlink>
        </w:p>
        <w:p w14:paraId="66DC4F2F" w14:textId="02D211D9"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70" w:history="1">
            <w:r w:rsidR="001B06AC" w:rsidRPr="00666EBD">
              <w:rPr>
                <w:rStyle w:val="Hyperlink"/>
                <w:noProof/>
              </w:rPr>
              <w:t>3.6 Automação de tarefas</w:t>
            </w:r>
            <w:r w:rsidR="001B06AC">
              <w:rPr>
                <w:noProof/>
                <w:webHidden/>
              </w:rPr>
              <w:tab/>
            </w:r>
            <w:r w:rsidR="001B06AC">
              <w:rPr>
                <w:noProof/>
                <w:webHidden/>
              </w:rPr>
              <w:fldChar w:fldCharType="begin"/>
            </w:r>
            <w:r w:rsidR="001B06AC">
              <w:rPr>
                <w:noProof/>
                <w:webHidden/>
              </w:rPr>
              <w:instrText xml:space="preserve"> PAGEREF _Toc211938170 \h </w:instrText>
            </w:r>
            <w:r w:rsidR="001B06AC">
              <w:rPr>
                <w:noProof/>
                <w:webHidden/>
              </w:rPr>
            </w:r>
            <w:r w:rsidR="001B06AC">
              <w:rPr>
                <w:noProof/>
                <w:webHidden/>
              </w:rPr>
              <w:fldChar w:fldCharType="separate"/>
            </w:r>
            <w:r w:rsidR="00013878">
              <w:rPr>
                <w:noProof/>
                <w:webHidden/>
              </w:rPr>
              <w:t>31</w:t>
            </w:r>
            <w:r w:rsidR="001B06AC">
              <w:rPr>
                <w:noProof/>
                <w:webHidden/>
              </w:rPr>
              <w:fldChar w:fldCharType="end"/>
            </w:r>
          </w:hyperlink>
        </w:p>
        <w:p w14:paraId="2CD69F08" w14:textId="2BD9CA51"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71" w:history="1">
            <w:r w:rsidR="001B06AC" w:rsidRPr="00666EBD">
              <w:rPr>
                <w:rStyle w:val="Hyperlink"/>
                <w:noProof/>
              </w:rPr>
              <w:t>3.7 Desenvolvimento da interface (dashboard)</w:t>
            </w:r>
            <w:r w:rsidR="001B06AC">
              <w:rPr>
                <w:noProof/>
                <w:webHidden/>
              </w:rPr>
              <w:tab/>
            </w:r>
            <w:r w:rsidR="001B06AC">
              <w:rPr>
                <w:noProof/>
                <w:webHidden/>
              </w:rPr>
              <w:fldChar w:fldCharType="begin"/>
            </w:r>
            <w:r w:rsidR="001B06AC">
              <w:rPr>
                <w:noProof/>
                <w:webHidden/>
              </w:rPr>
              <w:instrText xml:space="preserve"> PAGEREF _Toc211938171 \h </w:instrText>
            </w:r>
            <w:r w:rsidR="001B06AC">
              <w:rPr>
                <w:noProof/>
                <w:webHidden/>
              </w:rPr>
            </w:r>
            <w:r w:rsidR="001B06AC">
              <w:rPr>
                <w:noProof/>
                <w:webHidden/>
              </w:rPr>
              <w:fldChar w:fldCharType="separate"/>
            </w:r>
            <w:r w:rsidR="00013878">
              <w:rPr>
                <w:noProof/>
                <w:webHidden/>
              </w:rPr>
              <w:t>31</w:t>
            </w:r>
            <w:r w:rsidR="001B06AC">
              <w:rPr>
                <w:noProof/>
                <w:webHidden/>
              </w:rPr>
              <w:fldChar w:fldCharType="end"/>
            </w:r>
          </w:hyperlink>
        </w:p>
        <w:p w14:paraId="409FD165" w14:textId="14E65BE1" w:rsidR="001B06AC" w:rsidRDefault="005D6A9C" w:rsidP="00345370">
          <w:pPr>
            <w:pStyle w:val="Sumrio1"/>
            <w:rPr>
              <w:rFonts w:asciiTheme="minorHAnsi" w:eastAsiaTheme="minorEastAsia" w:hAnsiTheme="minorHAnsi" w:cstheme="minorBidi"/>
              <w:noProof/>
              <w:kern w:val="2"/>
              <w:szCs w:val="24"/>
              <w14:ligatures w14:val="standardContextual"/>
            </w:rPr>
          </w:pPr>
          <w:hyperlink w:anchor="_Toc211938172" w:history="1">
            <w:r w:rsidR="001B06AC" w:rsidRPr="00666EBD">
              <w:rPr>
                <w:rStyle w:val="Hyperlink"/>
                <w:noProof/>
              </w:rPr>
              <w:t>RESULTADOS E ANÁLISE</w:t>
            </w:r>
            <w:r w:rsidR="001B06AC">
              <w:rPr>
                <w:noProof/>
                <w:webHidden/>
              </w:rPr>
              <w:tab/>
            </w:r>
            <w:r w:rsidR="001B06AC">
              <w:rPr>
                <w:noProof/>
                <w:webHidden/>
              </w:rPr>
              <w:fldChar w:fldCharType="begin"/>
            </w:r>
            <w:r w:rsidR="001B06AC">
              <w:rPr>
                <w:noProof/>
                <w:webHidden/>
              </w:rPr>
              <w:instrText xml:space="preserve"> PAGEREF _Toc211938172 \h </w:instrText>
            </w:r>
            <w:r w:rsidR="001B06AC">
              <w:rPr>
                <w:noProof/>
                <w:webHidden/>
              </w:rPr>
            </w:r>
            <w:r w:rsidR="001B06AC">
              <w:rPr>
                <w:noProof/>
                <w:webHidden/>
              </w:rPr>
              <w:fldChar w:fldCharType="separate"/>
            </w:r>
            <w:r w:rsidR="00013878">
              <w:rPr>
                <w:noProof/>
                <w:webHidden/>
              </w:rPr>
              <w:t>33</w:t>
            </w:r>
            <w:r w:rsidR="001B06AC">
              <w:rPr>
                <w:noProof/>
                <w:webHidden/>
              </w:rPr>
              <w:fldChar w:fldCharType="end"/>
            </w:r>
          </w:hyperlink>
        </w:p>
        <w:p w14:paraId="4E30E136" w14:textId="41C8B4A6"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73" w:history="1">
            <w:r w:rsidR="001B06AC" w:rsidRPr="00666EBD">
              <w:rPr>
                <w:rStyle w:val="Hyperlink"/>
                <w:noProof/>
              </w:rPr>
              <w:t>4.1 Avaliação do modelo de classificação</w:t>
            </w:r>
            <w:r w:rsidR="001B06AC">
              <w:rPr>
                <w:noProof/>
                <w:webHidden/>
              </w:rPr>
              <w:tab/>
            </w:r>
            <w:r w:rsidR="001B06AC">
              <w:rPr>
                <w:noProof/>
                <w:webHidden/>
              </w:rPr>
              <w:fldChar w:fldCharType="begin"/>
            </w:r>
            <w:r w:rsidR="001B06AC">
              <w:rPr>
                <w:noProof/>
                <w:webHidden/>
              </w:rPr>
              <w:instrText xml:space="preserve"> PAGEREF _Toc211938173 \h </w:instrText>
            </w:r>
            <w:r w:rsidR="001B06AC">
              <w:rPr>
                <w:noProof/>
                <w:webHidden/>
              </w:rPr>
            </w:r>
            <w:r w:rsidR="001B06AC">
              <w:rPr>
                <w:noProof/>
                <w:webHidden/>
              </w:rPr>
              <w:fldChar w:fldCharType="separate"/>
            </w:r>
            <w:r w:rsidR="00013878">
              <w:rPr>
                <w:noProof/>
                <w:webHidden/>
              </w:rPr>
              <w:t>33</w:t>
            </w:r>
            <w:r w:rsidR="001B06AC">
              <w:rPr>
                <w:noProof/>
                <w:webHidden/>
              </w:rPr>
              <w:fldChar w:fldCharType="end"/>
            </w:r>
          </w:hyperlink>
        </w:p>
        <w:p w14:paraId="443CC66F" w14:textId="2E979D3D"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74" w:history="1">
            <w:r w:rsidR="001B06AC" w:rsidRPr="00666EBD">
              <w:rPr>
                <w:rStyle w:val="Hyperlink"/>
                <w:noProof/>
              </w:rPr>
              <w:t>4.2 Avaliação do modelo de regressão</w:t>
            </w:r>
            <w:r w:rsidR="001B06AC">
              <w:rPr>
                <w:noProof/>
                <w:webHidden/>
              </w:rPr>
              <w:tab/>
            </w:r>
            <w:r w:rsidR="001B06AC">
              <w:rPr>
                <w:noProof/>
                <w:webHidden/>
              </w:rPr>
              <w:fldChar w:fldCharType="begin"/>
            </w:r>
            <w:r w:rsidR="001B06AC">
              <w:rPr>
                <w:noProof/>
                <w:webHidden/>
              </w:rPr>
              <w:instrText xml:space="preserve"> PAGEREF _Toc211938174 \h </w:instrText>
            </w:r>
            <w:r w:rsidR="001B06AC">
              <w:rPr>
                <w:noProof/>
                <w:webHidden/>
              </w:rPr>
            </w:r>
            <w:r w:rsidR="001B06AC">
              <w:rPr>
                <w:noProof/>
                <w:webHidden/>
              </w:rPr>
              <w:fldChar w:fldCharType="separate"/>
            </w:r>
            <w:r w:rsidR="00013878">
              <w:rPr>
                <w:noProof/>
                <w:webHidden/>
              </w:rPr>
              <w:t>35</w:t>
            </w:r>
            <w:r w:rsidR="001B06AC">
              <w:rPr>
                <w:noProof/>
                <w:webHidden/>
              </w:rPr>
              <w:fldChar w:fldCharType="end"/>
            </w:r>
          </w:hyperlink>
        </w:p>
        <w:p w14:paraId="6A9566CA" w14:textId="5AE5715D" w:rsidR="001B06AC" w:rsidRDefault="005D6A9C" w:rsidP="00345370">
          <w:pPr>
            <w:pStyle w:val="Sumrio2"/>
            <w:rPr>
              <w:rFonts w:asciiTheme="minorHAnsi" w:eastAsiaTheme="minorEastAsia" w:hAnsiTheme="minorHAnsi" w:cstheme="minorBidi"/>
              <w:noProof/>
              <w:kern w:val="2"/>
              <w:szCs w:val="24"/>
              <w14:ligatures w14:val="standardContextual"/>
            </w:rPr>
          </w:pPr>
          <w:hyperlink w:anchor="_Toc211938175" w:history="1">
            <w:r w:rsidR="001B06AC" w:rsidRPr="00666EBD">
              <w:rPr>
                <w:rStyle w:val="Hyperlink"/>
                <w:noProof/>
              </w:rPr>
              <w:t>4.3 Apresentação da ferramenta final</w:t>
            </w:r>
            <w:r w:rsidR="001B06AC">
              <w:rPr>
                <w:noProof/>
                <w:webHidden/>
              </w:rPr>
              <w:tab/>
            </w:r>
            <w:r w:rsidR="001B06AC">
              <w:rPr>
                <w:noProof/>
                <w:webHidden/>
              </w:rPr>
              <w:fldChar w:fldCharType="begin"/>
            </w:r>
            <w:r w:rsidR="001B06AC">
              <w:rPr>
                <w:noProof/>
                <w:webHidden/>
              </w:rPr>
              <w:instrText xml:space="preserve"> PAGEREF _Toc211938175 \h </w:instrText>
            </w:r>
            <w:r w:rsidR="001B06AC">
              <w:rPr>
                <w:noProof/>
                <w:webHidden/>
              </w:rPr>
            </w:r>
            <w:r w:rsidR="001B06AC">
              <w:rPr>
                <w:noProof/>
                <w:webHidden/>
              </w:rPr>
              <w:fldChar w:fldCharType="separate"/>
            </w:r>
            <w:r w:rsidR="00013878">
              <w:rPr>
                <w:noProof/>
                <w:webHidden/>
              </w:rPr>
              <w:t>36</w:t>
            </w:r>
            <w:r w:rsidR="001B06AC">
              <w:rPr>
                <w:noProof/>
                <w:webHidden/>
              </w:rPr>
              <w:fldChar w:fldCharType="end"/>
            </w:r>
          </w:hyperlink>
        </w:p>
        <w:p w14:paraId="009544C1" w14:textId="004B3E29" w:rsidR="001B06AC" w:rsidRDefault="005D6A9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76" w:history="1">
            <w:r w:rsidR="001B06AC" w:rsidRPr="00666EBD">
              <w:rPr>
                <w:rStyle w:val="Hyperlink"/>
                <w:noProof/>
              </w:rPr>
              <w:t>4.3.1 Tela de Indicadores</w:t>
            </w:r>
            <w:r w:rsidR="001B06AC">
              <w:rPr>
                <w:noProof/>
                <w:webHidden/>
              </w:rPr>
              <w:tab/>
            </w:r>
            <w:r w:rsidR="001B06AC">
              <w:rPr>
                <w:noProof/>
                <w:webHidden/>
              </w:rPr>
              <w:fldChar w:fldCharType="begin"/>
            </w:r>
            <w:r w:rsidR="001B06AC">
              <w:rPr>
                <w:noProof/>
                <w:webHidden/>
              </w:rPr>
              <w:instrText xml:space="preserve"> PAGEREF _Toc211938176 \h </w:instrText>
            </w:r>
            <w:r w:rsidR="001B06AC">
              <w:rPr>
                <w:noProof/>
                <w:webHidden/>
              </w:rPr>
            </w:r>
            <w:r w:rsidR="001B06AC">
              <w:rPr>
                <w:noProof/>
                <w:webHidden/>
              </w:rPr>
              <w:fldChar w:fldCharType="separate"/>
            </w:r>
            <w:r w:rsidR="00013878">
              <w:rPr>
                <w:noProof/>
                <w:webHidden/>
              </w:rPr>
              <w:t>36</w:t>
            </w:r>
            <w:r w:rsidR="001B06AC">
              <w:rPr>
                <w:noProof/>
                <w:webHidden/>
              </w:rPr>
              <w:fldChar w:fldCharType="end"/>
            </w:r>
          </w:hyperlink>
        </w:p>
        <w:p w14:paraId="797B4CC4" w14:textId="48B49EFA" w:rsidR="001B06AC" w:rsidRDefault="005D6A9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77" w:history="1">
            <w:r w:rsidR="001B06AC" w:rsidRPr="00666EBD">
              <w:rPr>
                <w:rStyle w:val="Hyperlink"/>
                <w:noProof/>
              </w:rPr>
              <w:t>4.3.3 Tela de Recomendações</w:t>
            </w:r>
            <w:r w:rsidR="001B06AC">
              <w:rPr>
                <w:noProof/>
                <w:webHidden/>
              </w:rPr>
              <w:tab/>
            </w:r>
            <w:r w:rsidR="001B06AC">
              <w:rPr>
                <w:noProof/>
                <w:webHidden/>
              </w:rPr>
              <w:fldChar w:fldCharType="begin"/>
            </w:r>
            <w:r w:rsidR="001B06AC">
              <w:rPr>
                <w:noProof/>
                <w:webHidden/>
              </w:rPr>
              <w:instrText xml:space="preserve"> PAGEREF _Toc211938177 \h </w:instrText>
            </w:r>
            <w:r w:rsidR="001B06AC">
              <w:rPr>
                <w:noProof/>
                <w:webHidden/>
              </w:rPr>
            </w:r>
            <w:r w:rsidR="001B06AC">
              <w:rPr>
                <w:noProof/>
                <w:webHidden/>
              </w:rPr>
              <w:fldChar w:fldCharType="separate"/>
            </w:r>
            <w:r w:rsidR="00013878">
              <w:rPr>
                <w:noProof/>
                <w:webHidden/>
              </w:rPr>
              <w:t>38</w:t>
            </w:r>
            <w:r w:rsidR="001B06AC">
              <w:rPr>
                <w:noProof/>
                <w:webHidden/>
              </w:rPr>
              <w:fldChar w:fldCharType="end"/>
            </w:r>
          </w:hyperlink>
        </w:p>
        <w:p w14:paraId="0A3D054D" w14:textId="434D93E1" w:rsidR="001B06AC" w:rsidRDefault="005D6A9C" w:rsidP="00345370">
          <w:pPr>
            <w:pStyle w:val="Sumrio1"/>
            <w:rPr>
              <w:rFonts w:asciiTheme="minorHAnsi" w:eastAsiaTheme="minorEastAsia" w:hAnsiTheme="minorHAnsi" w:cstheme="minorBidi"/>
              <w:noProof/>
              <w:kern w:val="2"/>
              <w:szCs w:val="24"/>
              <w14:ligatures w14:val="standardContextual"/>
            </w:rPr>
          </w:pPr>
          <w:hyperlink w:anchor="_Toc211938178" w:history="1">
            <w:r w:rsidR="001B06AC" w:rsidRPr="00666EBD">
              <w:rPr>
                <w:rStyle w:val="Hyperlink"/>
                <w:noProof/>
              </w:rPr>
              <w:t>5. CONCLUSÃO</w:t>
            </w:r>
            <w:r w:rsidR="001B06AC">
              <w:rPr>
                <w:noProof/>
                <w:webHidden/>
              </w:rPr>
              <w:tab/>
            </w:r>
            <w:r w:rsidR="001B06AC">
              <w:rPr>
                <w:noProof/>
                <w:webHidden/>
              </w:rPr>
              <w:fldChar w:fldCharType="begin"/>
            </w:r>
            <w:r w:rsidR="001B06AC">
              <w:rPr>
                <w:noProof/>
                <w:webHidden/>
              </w:rPr>
              <w:instrText xml:space="preserve"> PAGEREF _Toc211938178 \h </w:instrText>
            </w:r>
            <w:r w:rsidR="001B06AC">
              <w:rPr>
                <w:noProof/>
                <w:webHidden/>
              </w:rPr>
            </w:r>
            <w:r w:rsidR="001B06AC">
              <w:rPr>
                <w:noProof/>
                <w:webHidden/>
              </w:rPr>
              <w:fldChar w:fldCharType="separate"/>
            </w:r>
            <w:r w:rsidR="00013878">
              <w:rPr>
                <w:noProof/>
                <w:webHidden/>
              </w:rPr>
              <w:t>40</w:t>
            </w:r>
            <w:r w:rsidR="001B06AC">
              <w:rPr>
                <w:noProof/>
                <w:webHidden/>
              </w:rPr>
              <w:fldChar w:fldCharType="end"/>
            </w:r>
          </w:hyperlink>
        </w:p>
        <w:p w14:paraId="620110FF" w14:textId="2EBE1A8B" w:rsidR="001B06AC" w:rsidRDefault="005D6A9C" w:rsidP="00345370">
          <w:pPr>
            <w:pStyle w:val="Sumrio1"/>
            <w:rPr>
              <w:rFonts w:asciiTheme="minorHAnsi" w:eastAsiaTheme="minorEastAsia" w:hAnsiTheme="minorHAnsi" w:cstheme="minorBidi"/>
              <w:noProof/>
              <w:kern w:val="2"/>
              <w:szCs w:val="24"/>
              <w14:ligatures w14:val="standardContextual"/>
            </w:rPr>
          </w:pPr>
          <w:hyperlink w:anchor="_Toc211938179" w:history="1">
            <w:r w:rsidR="001B06AC" w:rsidRPr="00666EBD">
              <w:rPr>
                <w:rStyle w:val="Hyperlink"/>
                <w:noProof/>
              </w:rPr>
              <w:t>REFERÊNCIAS</w:t>
            </w:r>
            <w:r w:rsidR="001B06AC">
              <w:rPr>
                <w:noProof/>
                <w:webHidden/>
              </w:rPr>
              <w:tab/>
            </w:r>
            <w:r w:rsidR="001B06AC">
              <w:rPr>
                <w:noProof/>
                <w:webHidden/>
              </w:rPr>
              <w:fldChar w:fldCharType="begin"/>
            </w:r>
            <w:r w:rsidR="001B06AC">
              <w:rPr>
                <w:noProof/>
                <w:webHidden/>
              </w:rPr>
              <w:instrText xml:space="preserve"> PAGEREF _Toc211938179 \h </w:instrText>
            </w:r>
            <w:r w:rsidR="001B06AC">
              <w:rPr>
                <w:noProof/>
                <w:webHidden/>
              </w:rPr>
            </w:r>
            <w:r w:rsidR="001B06AC">
              <w:rPr>
                <w:noProof/>
                <w:webHidden/>
              </w:rPr>
              <w:fldChar w:fldCharType="separate"/>
            </w:r>
            <w:r w:rsidR="00013878">
              <w:rPr>
                <w:noProof/>
                <w:webHidden/>
              </w:rPr>
              <w:t>42</w:t>
            </w:r>
            <w:r w:rsidR="001B06AC">
              <w:rPr>
                <w:noProof/>
                <w:webHidden/>
              </w:rPr>
              <w:fldChar w:fldCharType="end"/>
            </w:r>
          </w:hyperlink>
        </w:p>
        <w:p w14:paraId="1E5FDEED" w14:textId="6F92C325" w:rsidR="006B3D34" w:rsidRPr="0009458D" w:rsidRDefault="001B06AC" w:rsidP="0009458D">
          <w:pPr>
            <w:spacing w:line="240" w:lineRule="auto"/>
            <w:sectPr w:rsidR="006B3D34" w:rsidRPr="0009458D" w:rsidSect="004F46D6">
              <w:pgSz w:w="11906" w:h="16838"/>
              <w:pgMar w:top="1701" w:right="1134" w:bottom="1134" w:left="1701" w:header="708" w:footer="708" w:gutter="0"/>
              <w:cols w:space="720"/>
            </w:sectPr>
          </w:pPr>
          <w:r>
            <w:rPr>
              <w:b/>
              <w:bCs/>
            </w:rPr>
            <w:fldChar w:fldCharType="end"/>
          </w:r>
        </w:p>
      </w:sdtContent>
    </w:sdt>
    <w:p w14:paraId="5EF7FD7E" w14:textId="51CB1C7E" w:rsidR="006B3D34" w:rsidRPr="00783CB4" w:rsidRDefault="006B3D34" w:rsidP="00E3043F">
      <w:pPr>
        <w:pStyle w:val="Ttulo1"/>
        <w:numPr>
          <w:ilvl w:val="0"/>
          <w:numId w:val="46"/>
        </w:numPr>
      </w:pPr>
      <w:bookmarkStart w:id="7" w:name="_Toc507488259"/>
      <w:bookmarkStart w:id="8" w:name="_Toc210549175"/>
      <w:bookmarkStart w:id="9" w:name="_Toc211938148"/>
      <w:r w:rsidRPr="00783CB4">
        <w:lastRenderedPageBreak/>
        <w:t>INTRODUÇÃO</w:t>
      </w:r>
      <w:bookmarkEnd w:id="7"/>
      <w:bookmarkEnd w:id="8"/>
      <w:bookmarkEnd w:id="9"/>
    </w:p>
    <w:p w14:paraId="6AC4AAFB" w14:textId="77777777" w:rsidR="006B3D34" w:rsidRPr="00783CB4" w:rsidRDefault="006B3D34" w:rsidP="003818AE"/>
    <w:p w14:paraId="21093AE7" w14:textId="77777777" w:rsidR="00247282" w:rsidRPr="00D033BD" w:rsidRDefault="00247282" w:rsidP="00247282">
      <w:pPr>
        <w:widowControl w:val="0"/>
        <w:suppressAutoHyphens/>
        <w:rPr>
          <w:kern w:val="52"/>
          <w:sz w:val="24"/>
          <w:szCs w:val="24"/>
        </w:rPr>
      </w:pPr>
      <w:r w:rsidRPr="00D033BD">
        <w:rPr>
          <w:kern w:val="52"/>
          <w:sz w:val="24"/>
          <w:szCs w:val="24"/>
        </w:rPr>
        <w:t>O mercado de capitais brasileiro tem testemunhado um crescimento exponencial no número de investidores individuais nos últimos anos (ANBIMA, 2024). Impulsionados pela facilidade de acesso a plataformas de negociação e pela busca por melhores rendimentos, milhões de pessoas físicas passaram a investir diretamente em ações. Contudo, essa democratização do acesso trouxe consigo um desafio significativo: a sobrecarga de informação (MENOS É MAIS..., 2014). Diariamente, o investidor é exposto a um volume massivo de dados, incluindo cotações em tempo real, balanços financeiros e dezenas de indicadores fundamentalistas, tornando a análise manual para a tomada de decisão uma tarefa complexa e demorada (CLAAS, 2019), além de suscetível a vieses cognitivos e emocionais (COMISSÃO DE VALORES MOBILIÁRIOS, [s.d.]).</w:t>
      </w:r>
    </w:p>
    <w:p w14:paraId="7A25821C" w14:textId="77777777" w:rsidR="00247282" w:rsidRPr="00D033BD" w:rsidRDefault="00247282" w:rsidP="00247282">
      <w:pPr>
        <w:widowControl w:val="0"/>
        <w:suppressAutoHyphens/>
        <w:rPr>
          <w:kern w:val="52"/>
          <w:sz w:val="24"/>
          <w:szCs w:val="24"/>
        </w:rPr>
      </w:pPr>
      <w:r w:rsidRPr="00D033BD">
        <w:rPr>
          <w:kern w:val="52"/>
          <w:sz w:val="24"/>
          <w:szCs w:val="24"/>
        </w:rPr>
        <w:t xml:space="preserve">Neste cenário, emerge o problema central que este trabalho se propõe a resolver: a ausência de ferramentas acessíveis e integradas que não apenas coletem e apresentem esses dados, mas que também apliquem técnicas de inteligência artificial para extrair </w:t>
      </w:r>
      <w:r w:rsidRPr="00D033BD">
        <w:rPr>
          <w:i/>
          <w:iCs/>
          <w:kern w:val="52"/>
          <w:sz w:val="24"/>
          <w:szCs w:val="24"/>
        </w:rPr>
        <w:t>insights</w:t>
      </w:r>
      <w:r w:rsidRPr="00D033BD">
        <w:rPr>
          <w:kern w:val="52"/>
          <w:sz w:val="24"/>
          <w:szCs w:val="24"/>
        </w:rPr>
        <w:t xml:space="preserve"> valiosos, prever tendências e gerar recomendações fundamentadas. A questão de pesquisa que norteia este projeto é, portanto: como é possível projetar e desenvolver um sistema automatizado de ponta a ponta que utilize </w:t>
      </w:r>
      <w:r w:rsidRPr="00D033BD">
        <w:rPr>
          <w:i/>
          <w:iCs/>
          <w:kern w:val="52"/>
          <w:sz w:val="24"/>
          <w:szCs w:val="24"/>
        </w:rPr>
        <w:t xml:space="preserve">web </w:t>
      </w:r>
      <w:proofErr w:type="spellStart"/>
      <w:r w:rsidRPr="00D033BD">
        <w:rPr>
          <w:i/>
          <w:iCs/>
          <w:kern w:val="52"/>
          <w:sz w:val="24"/>
          <w:szCs w:val="24"/>
        </w:rPr>
        <w:t>scraping</w:t>
      </w:r>
      <w:proofErr w:type="spellEnd"/>
      <w:r w:rsidRPr="00D033BD">
        <w:rPr>
          <w:kern w:val="52"/>
          <w:sz w:val="24"/>
          <w:szCs w:val="24"/>
        </w:rPr>
        <w:t xml:space="preserve"> para coleta de dados, modelos de </w:t>
      </w:r>
      <w:proofErr w:type="spellStart"/>
      <w:r w:rsidRPr="00D033BD">
        <w:rPr>
          <w:i/>
          <w:iCs/>
          <w:kern w:val="52"/>
          <w:sz w:val="24"/>
          <w:szCs w:val="24"/>
        </w:rPr>
        <w:t>Machine</w:t>
      </w:r>
      <w:proofErr w:type="spellEnd"/>
      <w:r w:rsidRPr="00D033BD">
        <w:rPr>
          <w:i/>
          <w:iCs/>
          <w:kern w:val="52"/>
          <w:sz w:val="24"/>
          <w:szCs w:val="24"/>
        </w:rPr>
        <w:t xml:space="preserve"> Learning</w:t>
      </w:r>
      <w:r w:rsidRPr="00D033BD">
        <w:rPr>
          <w:kern w:val="52"/>
          <w:sz w:val="24"/>
          <w:szCs w:val="24"/>
        </w:rPr>
        <w:t xml:space="preserve"> para análise preditiva e um </w:t>
      </w:r>
      <w:r w:rsidRPr="00D033BD">
        <w:rPr>
          <w:i/>
          <w:iCs/>
          <w:kern w:val="52"/>
          <w:sz w:val="24"/>
          <w:szCs w:val="24"/>
        </w:rPr>
        <w:t>dashboard</w:t>
      </w:r>
      <w:r w:rsidRPr="00D033BD">
        <w:rPr>
          <w:kern w:val="52"/>
          <w:sz w:val="24"/>
          <w:szCs w:val="24"/>
        </w:rPr>
        <w:t xml:space="preserve"> interativo para visualização, a fim de auxiliar investidores na tomada de decisão no mercado de ações?</w:t>
      </w:r>
    </w:p>
    <w:p w14:paraId="0BFD7658" w14:textId="77777777" w:rsidR="00247282" w:rsidRDefault="00247282" w:rsidP="00247282">
      <w:pPr>
        <w:widowControl w:val="0"/>
        <w:suppressAutoHyphens/>
        <w:rPr>
          <w:kern w:val="52"/>
          <w:szCs w:val="24"/>
        </w:rPr>
      </w:pPr>
      <w:r w:rsidRPr="00D033BD">
        <w:rPr>
          <w:kern w:val="52"/>
          <w:sz w:val="24"/>
          <w:szCs w:val="24"/>
        </w:rPr>
        <w:t xml:space="preserve">Para responder a essa questão, o objetivo geral deste trabalho é construir um sistema computacional completo para análise, previsão e recomendação de ações, encapsulado em uma aplicação web de </w:t>
      </w:r>
      <w:r w:rsidRPr="00D033BD">
        <w:rPr>
          <w:i/>
          <w:iCs/>
          <w:kern w:val="52"/>
          <w:sz w:val="24"/>
          <w:szCs w:val="24"/>
        </w:rPr>
        <w:t xml:space="preserve">visual </w:t>
      </w:r>
      <w:proofErr w:type="spellStart"/>
      <w:r w:rsidRPr="00D033BD">
        <w:rPr>
          <w:i/>
          <w:iCs/>
          <w:kern w:val="52"/>
          <w:sz w:val="24"/>
          <w:szCs w:val="24"/>
        </w:rPr>
        <w:t>analytics</w:t>
      </w:r>
      <w:proofErr w:type="spellEnd"/>
      <w:r w:rsidRPr="00D033BD">
        <w:rPr>
          <w:kern w:val="52"/>
          <w:sz w:val="24"/>
          <w:szCs w:val="24"/>
        </w:rPr>
        <w:t>.</w:t>
      </w:r>
    </w:p>
    <w:p w14:paraId="3B7F1DAC" w14:textId="77777777" w:rsidR="001E06FF" w:rsidRPr="00D033BD" w:rsidRDefault="001E06FF" w:rsidP="00247282">
      <w:pPr>
        <w:widowControl w:val="0"/>
        <w:suppressAutoHyphens/>
        <w:rPr>
          <w:kern w:val="52"/>
          <w:sz w:val="24"/>
          <w:szCs w:val="24"/>
        </w:rPr>
      </w:pPr>
    </w:p>
    <w:p w14:paraId="15B1BF59" w14:textId="77777777" w:rsidR="00247282" w:rsidRPr="00D033BD" w:rsidRDefault="00247282" w:rsidP="00696BB0">
      <w:pPr>
        <w:pStyle w:val="PargrafodaLista"/>
        <w:numPr>
          <w:ilvl w:val="0"/>
          <w:numId w:val="33"/>
        </w:numPr>
      </w:pPr>
      <w:r w:rsidRPr="00D033BD">
        <w:t>Para alcançar este objetivo principal, foram definidos os seguintes objetivos específicos:</w:t>
      </w:r>
    </w:p>
    <w:p w14:paraId="5F0687B5" w14:textId="77777777" w:rsidR="00247282" w:rsidRPr="00D033BD" w:rsidRDefault="00247282" w:rsidP="00696BB0">
      <w:pPr>
        <w:pStyle w:val="PargrafodaLista"/>
        <w:numPr>
          <w:ilvl w:val="0"/>
          <w:numId w:val="33"/>
        </w:numPr>
      </w:pPr>
      <w:r w:rsidRPr="00D033BD">
        <w:t xml:space="preserve">Implementar </w:t>
      </w:r>
      <w:proofErr w:type="gramStart"/>
      <w:r w:rsidRPr="00D033BD">
        <w:t xml:space="preserve">um </w:t>
      </w:r>
      <w:r w:rsidRPr="00696BB0">
        <w:rPr>
          <w:i/>
          <w:iCs/>
        </w:rPr>
        <w:t>web</w:t>
      </w:r>
      <w:proofErr w:type="gramEnd"/>
      <w:r w:rsidRPr="00696BB0">
        <w:rPr>
          <w:i/>
          <w:iCs/>
        </w:rPr>
        <w:t xml:space="preserve"> scraper</w:t>
      </w:r>
      <w:r w:rsidRPr="00D033BD">
        <w:t xml:space="preserve"> para extrair, de forma automatizada e periódica, indicadores fundamentalistas de ações listadas na bolsa de valores brasileira.</w:t>
      </w:r>
    </w:p>
    <w:p w14:paraId="18910472" w14:textId="77777777" w:rsidR="00247282" w:rsidRPr="00D033BD" w:rsidRDefault="00247282" w:rsidP="00696BB0">
      <w:pPr>
        <w:pStyle w:val="PargrafodaLista"/>
        <w:numPr>
          <w:ilvl w:val="0"/>
          <w:numId w:val="33"/>
        </w:numPr>
      </w:pPr>
      <w:r w:rsidRPr="00D033BD">
        <w:t>Estruturar e popular um banco de dados relacional para armazenar de forma persistente e organizada o histórico dos dados coletados.</w:t>
      </w:r>
    </w:p>
    <w:p w14:paraId="0E644D27" w14:textId="77777777" w:rsidR="00247282" w:rsidRPr="00D033BD" w:rsidRDefault="00247282" w:rsidP="00696BB0">
      <w:pPr>
        <w:pStyle w:val="PargrafodaLista"/>
        <w:numPr>
          <w:ilvl w:val="0"/>
          <w:numId w:val="33"/>
        </w:numPr>
      </w:pPr>
      <w:r w:rsidRPr="00D033BD">
        <w:lastRenderedPageBreak/>
        <w:t xml:space="preserve">Desenvolver e treinar um modelo de </w:t>
      </w:r>
      <w:proofErr w:type="spellStart"/>
      <w:r w:rsidRPr="00696BB0">
        <w:rPr>
          <w:i/>
          <w:iCs/>
        </w:rPr>
        <w:t>Machine</w:t>
      </w:r>
      <w:proofErr w:type="spellEnd"/>
      <w:r w:rsidRPr="00696BB0">
        <w:rPr>
          <w:i/>
          <w:iCs/>
        </w:rPr>
        <w:t xml:space="preserve"> Learning</w:t>
      </w:r>
      <w:r w:rsidRPr="00D033BD">
        <w:t xml:space="preserve"> de classificação (</w:t>
      </w:r>
      <w:proofErr w:type="spellStart"/>
      <w:r w:rsidRPr="00696BB0">
        <w:rPr>
          <w:i/>
          <w:iCs/>
        </w:rPr>
        <w:t>Random</w:t>
      </w:r>
      <w:proofErr w:type="spellEnd"/>
      <w:r w:rsidRPr="00696BB0">
        <w:rPr>
          <w:i/>
          <w:iCs/>
        </w:rPr>
        <w:t xml:space="preserve"> Forest </w:t>
      </w:r>
      <w:proofErr w:type="spellStart"/>
      <w:r w:rsidRPr="00696BB0">
        <w:rPr>
          <w:i/>
          <w:iCs/>
        </w:rPr>
        <w:t>Classifier</w:t>
      </w:r>
      <w:proofErr w:type="spellEnd"/>
      <w:r w:rsidRPr="00D033BD">
        <w:t>) capaz de prever o desempenho futuro relativo de uma ação com base em seus indicadores.</w:t>
      </w:r>
    </w:p>
    <w:p w14:paraId="38F08C70" w14:textId="77777777" w:rsidR="00247282" w:rsidRPr="00D033BD" w:rsidRDefault="00247282" w:rsidP="00696BB0">
      <w:pPr>
        <w:pStyle w:val="PargrafodaLista"/>
        <w:numPr>
          <w:ilvl w:val="0"/>
          <w:numId w:val="33"/>
        </w:numPr>
      </w:pPr>
      <w:r w:rsidRPr="00D033BD">
        <w:t xml:space="preserve">Desenvolver e treinar um modelo de </w:t>
      </w:r>
      <w:proofErr w:type="spellStart"/>
      <w:r w:rsidRPr="00696BB0">
        <w:rPr>
          <w:i/>
          <w:iCs/>
        </w:rPr>
        <w:t>Machine</w:t>
      </w:r>
      <w:proofErr w:type="spellEnd"/>
      <w:r w:rsidRPr="00696BB0">
        <w:rPr>
          <w:i/>
          <w:iCs/>
        </w:rPr>
        <w:t xml:space="preserve"> Learning</w:t>
      </w:r>
      <w:r w:rsidRPr="00D033BD">
        <w:t xml:space="preserve"> de regressão (</w:t>
      </w:r>
      <w:proofErr w:type="spellStart"/>
      <w:r w:rsidRPr="00696BB0">
        <w:rPr>
          <w:i/>
          <w:iCs/>
        </w:rPr>
        <w:t>Random</w:t>
      </w:r>
      <w:proofErr w:type="spellEnd"/>
      <w:r w:rsidRPr="00696BB0">
        <w:rPr>
          <w:i/>
          <w:iCs/>
        </w:rPr>
        <w:t xml:space="preserve"> Forest </w:t>
      </w:r>
      <w:proofErr w:type="spellStart"/>
      <w:r w:rsidRPr="00696BB0">
        <w:rPr>
          <w:i/>
          <w:iCs/>
        </w:rPr>
        <w:t>Regressor</w:t>
      </w:r>
      <w:proofErr w:type="spellEnd"/>
      <w:r w:rsidRPr="00D033BD">
        <w:t>) para realizar a previsão do preço futuro de uma ação em diferentes horizontes de tempo.</w:t>
      </w:r>
    </w:p>
    <w:p w14:paraId="7F487229" w14:textId="77777777" w:rsidR="00247282" w:rsidRPr="00D033BD" w:rsidRDefault="00247282" w:rsidP="00696BB0">
      <w:pPr>
        <w:pStyle w:val="PargrafodaLista"/>
        <w:numPr>
          <w:ilvl w:val="0"/>
          <w:numId w:val="33"/>
        </w:numPr>
      </w:pPr>
      <w:r w:rsidRPr="00D033BD">
        <w:t xml:space="preserve">Construir um </w:t>
      </w:r>
      <w:r w:rsidRPr="00696BB0">
        <w:rPr>
          <w:i/>
          <w:iCs/>
        </w:rPr>
        <w:t>dashboard</w:t>
      </w:r>
      <w:r w:rsidRPr="00D033BD">
        <w:t xml:space="preserve"> interativo utilizando a biblioteca Dash, que permita ao usuário visualizar os dados, explorar as previsões geradas e receber recomendações de investimento com justificativas baseadas em regras heurísticas.</w:t>
      </w:r>
    </w:p>
    <w:p w14:paraId="1950880E" w14:textId="77777777" w:rsidR="00247282" w:rsidRPr="00D033BD" w:rsidRDefault="00247282" w:rsidP="00696BB0">
      <w:pPr>
        <w:pStyle w:val="PargrafodaLista"/>
        <w:numPr>
          <w:ilvl w:val="0"/>
          <w:numId w:val="33"/>
        </w:numPr>
      </w:pPr>
      <w:proofErr w:type="spellStart"/>
      <w:r w:rsidRPr="00D033BD">
        <w:t>Containerizar</w:t>
      </w:r>
      <w:proofErr w:type="spellEnd"/>
      <w:r w:rsidRPr="00D033BD">
        <w:t xml:space="preserve"> toda a arquitetura da solução utilizando Docker e Docker </w:t>
      </w:r>
      <w:proofErr w:type="spellStart"/>
      <w:r w:rsidRPr="00D033BD">
        <w:t>Compose</w:t>
      </w:r>
      <w:proofErr w:type="spellEnd"/>
      <w:r w:rsidRPr="00D033BD">
        <w:t xml:space="preserve"> para garantir a portabilidade, a reprodutibilidade do ambiente e a facilidade de implantação.</w:t>
      </w:r>
    </w:p>
    <w:p w14:paraId="5C52BE02" w14:textId="77777777" w:rsidR="001E06FF" w:rsidRDefault="001E06FF" w:rsidP="00247282">
      <w:pPr>
        <w:widowControl w:val="0"/>
        <w:suppressAutoHyphens/>
        <w:rPr>
          <w:kern w:val="52"/>
          <w:szCs w:val="24"/>
        </w:rPr>
      </w:pPr>
    </w:p>
    <w:p w14:paraId="41804FFC" w14:textId="1593A5F7" w:rsidR="00247282" w:rsidRPr="00D033BD" w:rsidRDefault="00247282" w:rsidP="00247282">
      <w:pPr>
        <w:widowControl w:val="0"/>
        <w:suppressAutoHyphens/>
        <w:rPr>
          <w:kern w:val="52"/>
          <w:sz w:val="24"/>
          <w:szCs w:val="24"/>
        </w:rPr>
      </w:pPr>
      <w:r w:rsidRPr="00D033BD">
        <w:rPr>
          <w:kern w:val="52"/>
          <w:sz w:val="24"/>
          <w:szCs w:val="24"/>
        </w:rPr>
        <w:t xml:space="preserve">A relevância deste projeto se manifesta em duas frentes. Do ponto de vista acadêmico, ele representa uma aplicação prática e integrada de conceitos avançados da Ciência da Computação, como engenharia de dados, inteligência artificial, desenvolvimento web e </w:t>
      </w:r>
      <w:proofErr w:type="spellStart"/>
      <w:r w:rsidRPr="00D033BD">
        <w:rPr>
          <w:kern w:val="52"/>
          <w:sz w:val="24"/>
          <w:szCs w:val="24"/>
        </w:rPr>
        <w:t>DevOps</w:t>
      </w:r>
      <w:proofErr w:type="spellEnd"/>
      <w:r w:rsidRPr="00D033BD">
        <w:rPr>
          <w:kern w:val="52"/>
          <w:sz w:val="24"/>
          <w:szCs w:val="24"/>
        </w:rPr>
        <w:t>, em um domínio complexo como o mercado financeiro. Na perspectiva prática, o sistema desenvolvido tem o potencial de se tornar uma ferramenta valiosa para o investidor pessoa física, democratizando o acesso a análises de dados sofisticadas e promovendo decisões de investimento mais informadas e estratégicas.</w:t>
      </w:r>
    </w:p>
    <w:p w14:paraId="72895AA6" w14:textId="77777777" w:rsidR="00247282" w:rsidRPr="00D033BD" w:rsidRDefault="00247282" w:rsidP="00247282">
      <w:pPr>
        <w:widowControl w:val="0"/>
        <w:suppressAutoHyphens/>
        <w:rPr>
          <w:kern w:val="52"/>
          <w:sz w:val="24"/>
          <w:szCs w:val="24"/>
        </w:rPr>
      </w:pPr>
      <w:r w:rsidRPr="00D033BD">
        <w:rPr>
          <w:kern w:val="52"/>
          <w:sz w:val="24"/>
          <w:szCs w:val="24"/>
        </w:rPr>
        <w:t xml:space="preserve">Este trabalho está estruturado da seguinte forma: o Capítulo 2 apresenta o referencial teórico que fundamenta a pesquisa, abordando conceitos de análise fundamentalista, </w:t>
      </w:r>
      <w:proofErr w:type="spellStart"/>
      <w:r w:rsidRPr="00D033BD">
        <w:rPr>
          <w:i/>
          <w:iCs/>
          <w:kern w:val="52"/>
          <w:sz w:val="24"/>
          <w:szCs w:val="24"/>
        </w:rPr>
        <w:t>Machine</w:t>
      </w:r>
      <w:proofErr w:type="spellEnd"/>
      <w:r w:rsidRPr="00D033BD">
        <w:rPr>
          <w:i/>
          <w:iCs/>
          <w:kern w:val="52"/>
          <w:sz w:val="24"/>
          <w:szCs w:val="24"/>
        </w:rPr>
        <w:t xml:space="preserve"> Learning</w:t>
      </w:r>
      <w:r w:rsidRPr="00D033BD">
        <w:rPr>
          <w:kern w:val="52"/>
          <w:sz w:val="24"/>
          <w:szCs w:val="24"/>
        </w:rPr>
        <w:t xml:space="preserve"> e as tecnologias empregadas. O Capítulo 3 detalha a metodologia e o desenvolvimento do sistema, descrevendo a arquitetura, os processos de coleta de dados e a construção dos modelos preditivos e da interface. O Capítulo 4 expõe e analisa os resultados obtidos, avaliando a performance dos modelos e apresentando a aplicação final. Por fim, o Capítulo 5 conclui o trabalho, sintetizando as contribuições, apontando as limitações e sugerindo direções para pesquisas futuras.</w:t>
      </w:r>
    </w:p>
    <w:p w14:paraId="1A6785EC" w14:textId="286A0455" w:rsidR="00D141FF" w:rsidRDefault="00D141FF">
      <w:pPr>
        <w:spacing w:after="160" w:line="259" w:lineRule="auto"/>
        <w:ind w:firstLine="0"/>
        <w:jc w:val="left"/>
        <w:rPr>
          <w:szCs w:val="24"/>
        </w:rPr>
      </w:pPr>
      <w:r>
        <w:rPr>
          <w:szCs w:val="24"/>
        </w:rPr>
        <w:br w:type="page"/>
      </w:r>
    </w:p>
    <w:p w14:paraId="10896CB4" w14:textId="4FA3D186" w:rsidR="00247282" w:rsidRPr="00F96D15" w:rsidRDefault="00D141FF" w:rsidP="00F96D15">
      <w:pPr>
        <w:pStyle w:val="Ttulo1"/>
      </w:pPr>
      <w:bookmarkStart w:id="10" w:name="_Toc211261703"/>
      <w:bookmarkStart w:id="11" w:name="_Toc211938149"/>
      <w:r w:rsidRPr="00F96D15">
        <w:lastRenderedPageBreak/>
        <w:t xml:space="preserve">2. </w:t>
      </w:r>
      <w:r w:rsidR="00247282" w:rsidRPr="00F96D15">
        <w:t>REFERENCIAL TEÓRICO</w:t>
      </w:r>
      <w:bookmarkEnd w:id="10"/>
      <w:bookmarkEnd w:id="11"/>
    </w:p>
    <w:p w14:paraId="4BEAA81E" w14:textId="77777777" w:rsidR="00D141FF" w:rsidRDefault="00D141FF" w:rsidP="00D141FF"/>
    <w:p w14:paraId="031BF130" w14:textId="78B4D209" w:rsidR="00247282" w:rsidRDefault="00247282" w:rsidP="00D141FF">
      <w:r w:rsidRPr="00D3326A">
        <w:t>Este capítulo apresenta os fundamentos teóricos que sustentam o desenvolvimento do sistema proposto. Serão abordados os conceitos essenciais da análise fundamentalista de ações, as técnicas de extração de dados da web (</w:t>
      </w:r>
      <w:r w:rsidRPr="00D3326A">
        <w:rPr>
          <w:i/>
          <w:iCs/>
        </w:rPr>
        <w:t xml:space="preserve">web </w:t>
      </w:r>
      <w:proofErr w:type="spellStart"/>
      <w:r w:rsidRPr="00D3326A">
        <w:rPr>
          <w:i/>
          <w:iCs/>
        </w:rPr>
        <w:t>scraping</w:t>
      </w:r>
      <w:proofErr w:type="spellEnd"/>
      <w:r w:rsidRPr="00D3326A">
        <w:t xml:space="preserve">), os princípios de </w:t>
      </w:r>
      <w:proofErr w:type="spellStart"/>
      <w:r w:rsidRPr="00D3326A">
        <w:rPr>
          <w:i/>
          <w:iCs/>
        </w:rPr>
        <w:t>Machine</w:t>
      </w:r>
      <w:proofErr w:type="spellEnd"/>
      <w:r w:rsidRPr="00D3326A">
        <w:rPr>
          <w:i/>
          <w:iCs/>
        </w:rPr>
        <w:t xml:space="preserve"> Learning</w:t>
      </w:r>
      <w:r w:rsidRPr="00D3326A">
        <w:t xml:space="preserve"> aplicados ao mercado financeiro, com ênfase nos modelos de classificação e regressão, e, por fim, as tecnologias de software utilizadas para a construção, </w:t>
      </w:r>
      <w:proofErr w:type="spellStart"/>
      <w:r w:rsidRPr="00D3326A">
        <w:t>containerização</w:t>
      </w:r>
      <w:proofErr w:type="spellEnd"/>
      <w:r w:rsidRPr="00D3326A">
        <w:t xml:space="preserve"> e visualização da aplicação.</w:t>
      </w:r>
    </w:p>
    <w:p w14:paraId="3516C0F8" w14:textId="77777777" w:rsidR="00D141FF" w:rsidRPr="00D3326A" w:rsidRDefault="00D141FF" w:rsidP="00D141FF"/>
    <w:p w14:paraId="62006FF7" w14:textId="77777777" w:rsidR="00247282" w:rsidRPr="00D3326A" w:rsidRDefault="00247282" w:rsidP="00696BB0">
      <w:pPr>
        <w:pStyle w:val="Ttulo2"/>
      </w:pPr>
      <w:bookmarkStart w:id="12" w:name="_Toc211938150"/>
      <w:r w:rsidRPr="00D3326A">
        <w:t>2.1 Abordagens De Análise De Investimentos</w:t>
      </w:r>
      <w:bookmarkEnd w:id="12"/>
    </w:p>
    <w:p w14:paraId="68862958" w14:textId="77777777" w:rsidR="00696BB0" w:rsidRDefault="00696BB0" w:rsidP="00696BB0"/>
    <w:p w14:paraId="45D4330B" w14:textId="00EEE9A6" w:rsidR="00247282" w:rsidRPr="00696BB0" w:rsidRDefault="00247282" w:rsidP="00696BB0">
      <w:r w:rsidRPr="00696BB0">
        <w:t>No estudo do mercado de capitais, existem duas escolas de pensamento principais para a avaliação de ações: a Análise Técnica e a Análise Fundamentalista.</w:t>
      </w:r>
    </w:p>
    <w:p w14:paraId="78B71571" w14:textId="77777777" w:rsidR="00247282" w:rsidRPr="00696BB0" w:rsidRDefault="00247282" w:rsidP="00696BB0">
      <w:r w:rsidRPr="00696BB0">
        <w:t>A Análise Técnica, também conhecida como Análise Gráfica, foca-se exclusivamente no estudo dos movimentos de preço e volume das ações. Seus praticantes, os "grafistas", utilizam gráficos e indicadores estatísticos para identificar padrões e tendências de mercado, com o objetivo de prever movimentos de preço a curto e médio prazo. A premissa central é que todos os fatores relevantes (incluindo fundamentos da empresa e notícias) já estão refletidos no preço da ação.</w:t>
      </w:r>
    </w:p>
    <w:p w14:paraId="22BE9833" w14:textId="77777777" w:rsidR="00247282" w:rsidRPr="00696BB0" w:rsidRDefault="00247282" w:rsidP="00696BB0">
      <w:r w:rsidRPr="00696BB0">
        <w:t>Por sua vez, a Análise Fundamentalista, popularizada por Benjamin Graham e objeto deste trabalho, adota uma abordagem oposta. Ela desconsidera as flutuações de preço de curto prazo e se concentra em determinar o "valor intrínseco" de uma empresa (GRAHAM, 2007), ou seja, o seu valor justo com base na realidade financeira e operacional. Conforme sua anotação, esta análise examina em profundidade os fundamentos da companhia, como seus balanços patrimoniais, demonstrativos de resultados, vantagens competitivas, qualidade da gestão e o cenário macroeconômico em que ela opera. O objetivo é avaliar a saúde financeira e o potencial de crescimento de uma companhia para investimentos a longo prazo, buscando o que Graham (2007) define como uma "margem de segurança" entre o preço pago e o valor intrínseco.</w:t>
      </w:r>
    </w:p>
    <w:p w14:paraId="04E191A8" w14:textId="77777777" w:rsidR="00247282" w:rsidRDefault="00247282" w:rsidP="00696BB0">
      <w:r w:rsidRPr="00696BB0">
        <w:t xml:space="preserve">Este trabalho adota a Análise Fundamentalista como pilar metodológico, alinhando-se à filosofia de Graham (2007) de diferenciar "investimento" de </w:t>
      </w:r>
      <w:r w:rsidRPr="00696BB0">
        <w:lastRenderedPageBreak/>
        <w:t xml:space="preserve">"especulação". O objetivo do sistema não é especular sobre movimentos de preço de curto prazo, mas sim construir modelos de </w:t>
      </w:r>
      <w:proofErr w:type="spellStart"/>
      <w:r w:rsidRPr="00696BB0">
        <w:rPr>
          <w:i/>
          <w:iCs/>
        </w:rPr>
        <w:t>Machine</w:t>
      </w:r>
      <w:proofErr w:type="spellEnd"/>
      <w:r w:rsidRPr="00696BB0">
        <w:rPr>
          <w:i/>
          <w:iCs/>
        </w:rPr>
        <w:t xml:space="preserve"> Learning</w:t>
      </w:r>
      <w:r w:rsidRPr="00696BB0">
        <w:t xml:space="preserve"> que aprendam a identificar empresas com fundamentos sólidos e potencial de valorização a longo prazo.</w:t>
      </w:r>
    </w:p>
    <w:p w14:paraId="2F544B5E" w14:textId="77777777" w:rsidR="00696BB0" w:rsidRPr="00696BB0" w:rsidRDefault="00696BB0" w:rsidP="00696BB0"/>
    <w:p w14:paraId="5C9D8530" w14:textId="77777777" w:rsidR="00247282" w:rsidRPr="00D3326A" w:rsidRDefault="00247282" w:rsidP="00696BB0">
      <w:pPr>
        <w:pStyle w:val="Ttulo2"/>
        <w:rPr>
          <w:lang w:eastAsia="x-none"/>
        </w:rPr>
      </w:pPr>
      <w:bookmarkStart w:id="13" w:name="_Toc211938151"/>
      <w:r w:rsidRPr="00D3326A">
        <w:t>2.2 Principais Indicadores Fundamentalistas</w:t>
      </w:r>
      <w:bookmarkEnd w:id="13"/>
    </w:p>
    <w:p w14:paraId="408FBA22" w14:textId="77777777" w:rsidR="00020D64" w:rsidRDefault="00020D64" w:rsidP="00696BB0"/>
    <w:p w14:paraId="220B7441" w14:textId="6412CEAD" w:rsidR="00247282" w:rsidRPr="00D3326A" w:rsidRDefault="00247282" w:rsidP="00696BB0">
      <w:r w:rsidRPr="00D3326A">
        <w:t xml:space="preserve">Para que o modelo de </w:t>
      </w:r>
      <w:proofErr w:type="spellStart"/>
      <w:r w:rsidRPr="00D3326A">
        <w:rPr>
          <w:i/>
          <w:iCs/>
        </w:rPr>
        <w:t>Machine</w:t>
      </w:r>
      <w:proofErr w:type="spellEnd"/>
      <w:r w:rsidRPr="00D3326A">
        <w:rPr>
          <w:i/>
          <w:iCs/>
        </w:rPr>
        <w:t xml:space="preserve"> Learning</w:t>
      </w:r>
      <w:r w:rsidRPr="00D3326A">
        <w:t xml:space="preserve"> possa avaliar a saúde de uma empresa, ele é alimentado por um conjunto de indicadores fundamentalistas. Estes indicadores são </w:t>
      </w:r>
      <w:proofErr w:type="gramStart"/>
      <w:r w:rsidRPr="00D3326A">
        <w:t>métricas</w:t>
      </w:r>
      <w:proofErr w:type="gramEnd"/>
      <w:r w:rsidRPr="00D3326A">
        <w:t xml:space="preserve"> e índices calculados a partir dos dados financeiros da empresa, que servem para resumir sua performance em diferentes aspectos (lucratividade, endividamento, eficiência, etc.).</w:t>
      </w:r>
    </w:p>
    <w:p w14:paraId="2C77B815" w14:textId="77777777" w:rsidR="00247282" w:rsidRPr="00D3326A" w:rsidRDefault="00247282" w:rsidP="00696BB0">
      <w:r w:rsidRPr="00D3326A">
        <w:t xml:space="preserve">Para este trabalho, foram utilizados diversos indicadores extraídos </w:t>
      </w:r>
      <w:proofErr w:type="gramStart"/>
      <w:r w:rsidRPr="00D3326A">
        <w:t xml:space="preserve">pelo </w:t>
      </w:r>
      <w:r w:rsidRPr="00D3326A">
        <w:rPr>
          <w:i/>
          <w:iCs/>
        </w:rPr>
        <w:t>web</w:t>
      </w:r>
      <w:proofErr w:type="gramEnd"/>
      <w:r w:rsidRPr="00D3326A">
        <w:rPr>
          <w:i/>
          <w:iCs/>
        </w:rPr>
        <w:t xml:space="preserve"> scraper</w:t>
      </w:r>
      <w:r w:rsidRPr="00D3326A">
        <w:t>, dentre os quais se destacam:</w:t>
      </w:r>
    </w:p>
    <w:p w14:paraId="20D0AC06" w14:textId="77777777" w:rsidR="00696BB0" w:rsidRPr="00696BB0" w:rsidRDefault="00696BB0" w:rsidP="00696BB0"/>
    <w:p w14:paraId="07DDC8A3" w14:textId="68FBD96A" w:rsidR="00247282" w:rsidRPr="00696BB0" w:rsidRDefault="00247282" w:rsidP="00696BB0">
      <w:pPr>
        <w:pStyle w:val="PargrafodaLista"/>
        <w:numPr>
          <w:ilvl w:val="0"/>
          <w:numId w:val="32"/>
        </w:numPr>
      </w:pPr>
      <w:r w:rsidRPr="00696BB0">
        <w:t>P/L (Preço/Lucro): Indica o tempo, em anos, que um investidor levaria para reaver o capital investido com base nos lucros da empresa. Um P/L baixo pode sugerir que a ação está subavaliada.</w:t>
      </w:r>
    </w:p>
    <w:p w14:paraId="6266C1DF" w14:textId="77777777" w:rsidR="00247282" w:rsidRPr="00696BB0" w:rsidRDefault="00247282" w:rsidP="00696BB0">
      <w:pPr>
        <w:pStyle w:val="PargrafodaLista"/>
        <w:numPr>
          <w:ilvl w:val="0"/>
          <w:numId w:val="32"/>
        </w:numPr>
      </w:pPr>
      <w:r w:rsidRPr="00696BB0">
        <w:t>P/VP (Preço/Valor Patrimonial): Compara o preço de mercado da ação com o valor do patrimônio líquido da empresa por ação. Um P/VP inferior a 1 pode indicar que a ação está sendo negociada abaixo do seu valor contábil.</w:t>
      </w:r>
    </w:p>
    <w:p w14:paraId="1B286BBE" w14:textId="77777777" w:rsidR="00247282" w:rsidRPr="00696BB0" w:rsidRDefault="00247282" w:rsidP="00696BB0">
      <w:pPr>
        <w:pStyle w:val="PargrafodaLista"/>
        <w:numPr>
          <w:ilvl w:val="0"/>
          <w:numId w:val="32"/>
        </w:numPr>
      </w:pPr>
      <w:r w:rsidRPr="00696BB0">
        <w:t>ROE (</w:t>
      </w:r>
      <w:proofErr w:type="spellStart"/>
      <w:r w:rsidRPr="00696BB0">
        <w:t>Return</w:t>
      </w:r>
      <w:proofErr w:type="spellEnd"/>
      <w:r w:rsidRPr="00696BB0">
        <w:t xml:space="preserve"> </w:t>
      </w:r>
      <w:proofErr w:type="spellStart"/>
      <w:r w:rsidRPr="00696BB0">
        <w:t>on</w:t>
      </w:r>
      <w:proofErr w:type="spellEnd"/>
      <w:r w:rsidRPr="00696BB0">
        <w:t xml:space="preserve"> </w:t>
      </w:r>
      <w:proofErr w:type="spellStart"/>
      <w:r w:rsidRPr="00696BB0">
        <w:t>Equity</w:t>
      </w:r>
      <w:proofErr w:type="spellEnd"/>
      <w:r w:rsidRPr="00696BB0">
        <w:t xml:space="preserve"> - Retorno sobre o Patrimônio Líquido): Mede a capacidade da empresa de gerar lucro a partir dos recursos investidos pelos acionistas. Um ROE elevado é geralmente um sinal de alta rentabilidade e eficiência.</w:t>
      </w:r>
    </w:p>
    <w:p w14:paraId="78BA28CB" w14:textId="77777777" w:rsidR="00247282" w:rsidRPr="00696BB0" w:rsidRDefault="00247282" w:rsidP="00696BB0">
      <w:pPr>
        <w:pStyle w:val="PargrafodaLista"/>
        <w:numPr>
          <w:ilvl w:val="0"/>
          <w:numId w:val="32"/>
        </w:numPr>
      </w:pPr>
      <w:proofErr w:type="spellStart"/>
      <w:r w:rsidRPr="00696BB0">
        <w:t>Dividend</w:t>
      </w:r>
      <w:proofErr w:type="spellEnd"/>
      <w:r w:rsidRPr="00696BB0">
        <w:t xml:space="preserve"> </w:t>
      </w:r>
      <w:proofErr w:type="spellStart"/>
      <w:r w:rsidRPr="00696BB0">
        <w:t>Yield</w:t>
      </w:r>
      <w:proofErr w:type="spellEnd"/>
      <w:r w:rsidRPr="00696BB0">
        <w:t xml:space="preserve"> (Rendimento de Dividendo): Representa a relação entre os dividendos pagos por ação e o preço da ação, expresso em percentual. É um indicador importante para investidores que buscam renda passiva.</w:t>
      </w:r>
    </w:p>
    <w:p w14:paraId="18BBEC9C" w14:textId="77777777" w:rsidR="00247282" w:rsidRDefault="00247282" w:rsidP="00F00FBD"/>
    <w:p w14:paraId="7C70CFB2" w14:textId="77777777" w:rsidR="00247282" w:rsidRPr="00D3326A" w:rsidRDefault="00247282" w:rsidP="00F00FBD">
      <w:pPr>
        <w:pStyle w:val="Ttulo2"/>
      </w:pPr>
      <w:bookmarkStart w:id="14" w:name="_Toc211938152"/>
      <w:r w:rsidRPr="00D3326A">
        <w:t>2.2.1 A Fórmula do Valor Intrínseco de Graham</w:t>
      </w:r>
      <w:bookmarkEnd w:id="14"/>
    </w:p>
    <w:p w14:paraId="41A5F1B3" w14:textId="77777777" w:rsidR="00F00FBD" w:rsidRDefault="00F00FBD" w:rsidP="00F00FBD"/>
    <w:p w14:paraId="0EDCD441" w14:textId="4052C03E" w:rsidR="00247282" w:rsidRDefault="00247282" w:rsidP="00F00FBD">
      <w:r w:rsidRPr="00F00FBD">
        <w:lastRenderedPageBreak/>
        <w:t>Benjamin Graham, considerado o precursor da análise fundamentalista, propôs diversas abordagens para estimar o valor intrínseco (VI) de uma ação. Um de seus métodos mais conhecidos, simplificado e adaptado para investidores defensivos, visa identificar ativos negociados com o que ele denominou uma "margem de segurança" (GRAHAM, 2007). A fórmula, embora não originalmente proposta por Graham nesta exata forma simplificada, deriva diretamente de seus princípios e é frequentemente utilizada como uma proxy para seu método:</w:t>
      </w:r>
    </w:p>
    <w:p w14:paraId="230BDDB1" w14:textId="77777777" w:rsidR="00C7107C" w:rsidRPr="00C7107C" w:rsidRDefault="00C7107C" w:rsidP="00020D64"/>
    <w:p w14:paraId="1673158F" w14:textId="5F0CBE49" w:rsidR="00F00FBD" w:rsidRPr="00F00FBD" w:rsidRDefault="00F00FBD" w:rsidP="00020D64">
      <w:pPr>
        <w:pStyle w:val="Legenda"/>
        <w:keepNext/>
        <w:spacing w:after="0"/>
        <w:jc w:val="center"/>
        <w:rPr>
          <w:i w:val="0"/>
          <w:iCs w:val="0"/>
          <w:color w:val="000000" w:themeColor="text1"/>
          <w:sz w:val="22"/>
          <w:szCs w:val="22"/>
        </w:rPr>
      </w:pPr>
      <w:bookmarkStart w:id="15" w:name="_Toc211939873"/>
      <w:r w:rsidRPr="00F00FBD">
        <w:rPr>
          <w:i w:val="0"/>
          <w:iCs w:val="0"/>
          <w:color w:val="000000" w:themeColor="text1"/>
          <w:sz w:val="22"/>
          <w:szCs w:val="22"/>
        </w:rPr>
        <w:t xml:space="preserve">FIGURA </w:t>
      </w:r>
      <w:r w:rsidRPr="00F00FBD">
        <w:rPr>
          <w:i w:val="0"/>
          <w:iCs w:val="0"/>
          <w:color w:val="000000" w:themeColor="text1"/>
          <w:sz w:val="22"/>
          <w:szCs w:val="22"/>
        </w:rPr>
        <w:fldChar w:fldCharType="begin"/>
      </w:r>
      <w:r w:rsidRPr="00F00FBD">
        <w:rPr>
          <w:i w:val="0"/>
          <w:iCs w:val="0"/>
          <w:color w:val="000000" w:themeColor="text1"/>
          <w:sz w:val="22"/>
          <w:szCs w:val="22"/>
        </w:rPr>
        <w:instrText xml:space="preserve"> SEQ FIGURA \* ARABIC </w:instrText>
      </w:r>
      <w:r w:rsidRPr="00F00FBD">
        <w:rPr>
          <w:i w:val="0"/>
          <w:iCs w:val="0"/>
          <w:color w:val="000000" w:themeColor="text1"/>
          <w:sz w:val="22"/>
          <w:szCs w:val="22"/>
        </w:rPr>
        <w:fldChar w:fldCharType="separate"/>
      </w:r>
      <w:r w:rsidR="00421E33">
        <w:rPr>
          <w:i w:val="0"/>
          <w:iCs w:val="0"/>
          <w:noProof/>
          <w:color w:val="000000" w:themeColor="text1"/>
          <w:sz w:val="22"/>
          <w:szCs w:val="22"/>
        </w:rPr>
        <w:t>1</w:t>
      </w:r>
      <w:r w:rsidRPr="00F00FBD">
        <w:rPr>
          <w:i w:val="0"/>
          <w:iCs w:val="0"/>
          <w:color w:val="000000" w:themeColor="text1"/>
          <w:sz w:val="22"/>
          <w:szCs w:val="22"/>
        </w:rPr>
        <w:fldChar w:fldCharType="end"/>
      </w:r>
      <w:r w:rsidRPr="00F00FBD">
        <w:rPr>
          <w:i w:val="0"/>
          <w:iCs w:val="0"/>
          <w:color w:val="000000" w:themeColor="text1"/>
          <w:sz w:val="22"/>
          <w:szCs w:val="22"/>
        </w:rPr>
        <w:t>:Fórmula do Valor Intrínseco de Graham</w:t>
      </w:r>
      <w:bookmarkEnd w:id="15"/>
    </w:p>
    <w:p w14:paraId="2A871B21" w14:textId="2B50E9A7" w:rsidR="00247282" w:rsidRPr="00D3326A" w:rsidRDefault="00247282" w:rsidP="00020D64">
      <w:pPr>
        <w:widowControl w:val="0"/>
        <w:suppressAutoHyphens/>
        <w:spacing w:line="240" w:lineRule="auto"/>
        <w:jc w:val="center"/>
        <w:rPr>
          <w:noProof/>
        </w:rPr>
      </w:pPr>
      <w:r w:rsidRPr="00D3326A">
        <w:rPr>
          <w:noProof/>
        </w:rPr>
        <w:drawing>
          <wp:inline distT="0" distB="0" distL="0" distR="0" wp14:anchorId="18BB3080" wp14:editId="3747205B">
            <wp:extent cx="2691130" cy="569595"/>
            <wp:effectExtent l="0" t="0" r="0" b="1905"/>
            <wp:docPr id="653446793" name="Imagem 10"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6793" name="Imagem 10" descr="Text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1130" cy="569595"/>
                    </a:xfrm>
                    <a:prstGeom prst="rect">
                      <a:avLst/>
                    </a:prstGeom>
                    <a:noFill/>
                    <a:ln>
                      <a:noFill/>
                    </a:ln>
                  </pic:spPr>
                </pic:pic>
              </a:graphicData>
            </a:graphic>
          </wp:inline>
        </w:drawing>
      </w:r>
    </w:p>
    <w:p w14:paraId="1C287B83" w14:textId="7BDC03A9" w:rsidR="00247282" w:rsidRPr="00D3326A" w:rsidRDefault="00F00FBD" w:rsidP="00020D64">
      <w:pPr>
        <w:widowControl w:val="0"/>
        <w:suppressAutoHyphens/>
        <w:spacing w:line="240" w:lineRule="auto"/>
        <w:jc w:val="center"/>
        <w:rPr>
          <w:noProof/>
        </w:rPr>
      </w:pPr>
      <w:r>
        <w:rPr>
          <w:noProof/>
        </w:rPr>
        <w:t>Fonte: Elaborado pelo autor</w:t>
      </w:r>
    </w:p>
    <w:p w14:paraId="2816BF3B" w14:textId="77777777" w:rsidR="00C267B7" w:rsidRDefault="00C267B7" w:rsidP="00020D64"/>
    <w:p w14:paraId="5816FEBF" w14:textId="79540A29" w:rsidR="00247282" w:rsidRDefault="00247282" w:rsidP="00F00FBD">
      <w:r w:rsidRPr="00F00FBD">
        <w:t xml:space="preserve">Onde LPA é o Lucro Por Ação e VPA é o Valor Patrimonial por Ação. O fator 22.5 é uma heurística que encapsula duas das premissas de Graham para um investimento seguro: que um múltiplo Preço/Lucro (P/L) justo não deveria exceder 15 e um múltiplo Preço/Valor Patrimonial (P/VP) justo não deveria exceder 1.5 (15 × 1.5 = 22.5) (GRAHAM, 2007). Este cálculo, representando uma estimativa do valor intrínseco baseada nos princípios de Graham, foi utilizado como uma </w:t>
      </w:r>
      <w:proofErr w:type="spellStart"/>
      <w:r w:rsidRPr="00F00FBD">
        <w:rPr>
          <w:i/>
          <w:iCs/>
        </w:rPr>
        <w:t>feature</w:t>
      </w:r>
      <w:proofErr w:type="spellEnd"/>
      <w:r w:rsidRPr="00F00FBD">
        <w:t xml:space="preserve"> chave (</w:t>
      </w:r>
      <w:proofErr w:type="spellStart"/>
      <w:r w:rsidRPr="00F00FBD">
        <w:t>preco_sobre_graham</w:t>
      </w:r>
      <w:proofErr w:type="spellEnd"/>
      <w:r w:rsidRPr="00F00FBD">
        <w:t>) no desenvolvimento dos modelos preditivos deste projeto.</w:t>
      </w:r>
    </w:p>
    <w:p w14:paraId="5E99C7D3" w14:textId="77777777" w:rsidR="00F00FBD" w:rsidRPr="00F00FBD" w:rsidRDefault="00F00FBD" w:rsidP="00F00FBD"/>
    <w:p w14:paraId="0537BB09" w14:textId="77777777" w:rsidR="00247282" w:rsidRPr="00D3326A" w:rsidRDefault="00247282" w:rsidP="00F00FBD">
      <w:pPr>
        <w:pStyle w:val="Ttulo2"/>
      </w:pPr>
      <w:bookmarkStart w:id="16" w:name="_Toc211938153"/>
      <w:r w:rsidRPr="00D3326A">
        <w:t>2.3 Técnicas De Extração De Dados (Web Scraping)</w:t>
      </w:r>
      <w:bookmarkEnd w:id="16"/>
    </w:p>
    <w:p w14:paraId="00FEF269" w14:textId="77777777" w:rsidR="00F00FBD" w:rsidRDefault="00F00FBD" w:rsidP="00F00FBD"/>
    <w:p w14:paraId="460EECFC" w14:textId="7B9AE98E" w:rsidR="00247282" w:rsidRPr="00D3326A" w:rsidRDefault="00247282" w:rsidP="00F00FBD">
      <w:r w:rsidRPr="00D3326A">
        <w:t xml:space="preserve">Web </w:t>
      </w:r>
      <w:proofErr w:type="spellStart"/>
      <w:r w:rsidRPr="00D3326A">
        <w:t>scraping</w:t>
      </w:r>
      <w:proofErr w:type="spellEnd"/>
      <w:r w:rsidRPr="00D3326A">
        <w:t>, ou raspagem de dados da web, é o processo de extração automatizada de informações de websites. Esta técnica é a base da coleta de dados deste projeto e foi escolhida por uma razão estratégica: enquanto instituições financeiras e investidores profissionais podem assinar feeds de dados e APIs pagas, o investidor individual e o pesquisador acadêmico muitas vezes dependem de dados disponíveis publicamente em portais financeiros.</w:t>
      </w:r>
    </w:p>
    <w:p w14:paraId="45A65989" w14:textId="77777777" w:rsidR="00247282" w:rsidRPr="00D3326A" w:rsidRDefault="00247282" w:rsidP="00F00FBD">
      <w:r w:rsidRPr="00D3326A">
        <w:t xml:space="preserve">O processo de web </w:t>
      </w:r>
      <w:proofErr w:type="spellStart"/>
      <w:r w:rsidRPr="00D3326A">
        <w:t>scraping</w:t>
      </w:r>
      <w:proofErr w:type="spellEnd"/>
      <w:r w:rsidRPr="00D3326A">
        <w:t xml:space="preserve"> não é trivial, pois enfrenta desafios como a necessidade de contornar medidas </w:t>
      </w:r>
      <w:proofErr w:type="spellStart"/>
      <w:r w:rsidRPr="00D3326A">
        <w:t>anti-raspagem</w:t>
      </w:r>
      <w:proofErr w:type="spellEnd"/>
      <w:r w:rsidRPr="00D3326A">
        <w:t xml:space="preserve"> (como </w:t>
      </w:r>
      <w:proofErr w:type="spellStart"/>
      <w:r w:rsidRPr="00D3326A">
        <w:t>CAPTCHAs</w:t>
      </w:r>
      <w:proofErr w:type="spellEnd"/>
      <w:r w:rsidRPr="00D3326A">
        <w:t xml:space="preserve"> ou bloqueio de IP) </w:t>
      </w:r>
      <w:r w:rsidRPr="00D3326A">
        <w:lastRenderedPageBreak/>
        <w:t xml:space="preserve">e a capacidade de interpretar sites com conteúdo dinâmico, que é carregado via </w:t>
      </w:r>
      <w:proofErr w:type="spellStart"/>
      <w:r w:rsidRPr="00D3326A">
        <w:t>JavaScript</w:t>
      </w:r>
      <w:proofErr w:type="spellEnd"/>
      <w:r w:rsidRPr="00D3326A">
        <w:t>.</w:t>
      </w:r>
    </w:p>
    <w:p w14:paraId="19C5BC61" w14:textId="77777777" w:rsidR="00247282" w:rsidRDefault="00247282" w:rsidP="00F00FBD">
      <w:r w:rsidRPr="00D3326A">
        <w:t>Neste projeto, o scraper (scraper_indicadores.py) foi focado em um portal de conteúdo predominantemente estático (investidor10.com.br). Isso permitiu uma abordagem de extração robusta e eficiente, que envolve duas etapas principais:</w:t>
      </w:r>
    </w:p>
    <w:p w14:paraId="172DBC14" w14:textId="77777777" w:rsidR="00F00FBD" w:rsidRPr="00D3326A" w:rsidRDefault="00F00FBD" w:rsidP="00F00FBD"/>
    <w:p w14:paraId="51D8A663" w14:textId="77777777" w:rsidR="00247282" w:rsidRPr="00F00FBD" w:rsidRDefault="00247282" w:rsidP="00F00FBD">
      <w:pPr>
        <w:pStyle w:val="PargrafodaLista"/>
        <w:numPr>
          <w:ilvl w:val="0"/>
          <w:numId w:val="34"/>
        </w:numPr>
      </w:pPr>
      <w:r w:rsidRPr="00F00FBD">
        <w:t xml:space="preserve">Requisição HTTP: A biblioteca </w:t>
      </w:r>
      <w:proofErr w:type="spellStart"/>
      <w:r w:rsidRPr="00F00FBD">
        <w:t>Requests</w:t>
      </w:r>
      <w:proofErr w:type="spellEnd"/>
      <w:r w:rsidRPr="00F00FBD">
        <w:t xml:space="preserve"> é utilizada para enviar uma requisição HTTP ao servidor do site-alvo, simulando um navegador e recebendo como resposta o conteúdo HTML da página.</w:t>
      </w:r>
    </w:p>
    <w:p w14:paraId="7F73F2F0" w14:textId="77777777" w:rsidR="00247282" w:rsidRDefault="00247282" w:rsidP="00F00FBD">
      <w:pPr>
        <w:pStyle w:val="PargrafodaLista"/>
        <w:numPr>
          <w:ilvl w:val="0"/>
          <w:numId w:val="34"/>
        </w:numPr>
      </w:pPr>
      <w:proofErr w:type="spellStart"/>
      <w:r w:rsidRPr="00F00FBD">
        <w:t>Parsing</w:t>
      </w:r>
      <w:proofErr w:type="spellEnd"/>
      <w:r w:rsidRPr="00F00FBD">
        <w:t xml:space="preserve"> HTML: O HTML recebido é então analisado (</w:t>
      </w:r>
      <w:proofErr w:type="spellStart"/>
      <w:r w:rsidRPr="00F00FBD">
        <w:t>parsed</w:t>
      </w:r>
      <w:proofErr w:type="spellEnd"/>
      <w:r w:rsidRPr="00F00FBD">
        <w:t xml:space="preserve">) pela biblioteca </w:t>
      </w:r>
      <w:proofErr w:type="spellStart"/>
      <w:r w:rsidRPr="00F00FBD">
        <w:t>BeautifulSoup</w:t>
      </w:r>
      <w:proofErr w:type="spellEnd"/>
      <w:r w:rsidRPr="00F00FBD">
        <w:t xml:space="preserve">, uma poderosa ferramenta para navegar na estrutura de árvore do documento (DOM). Ela permite localizar os elementos específicos que contêm os dados desejados (como "P/L" ou "ROE") através de seletores de </w:t>
      </w:r>
      <w:proofErr w:type="spellStart"/>
      <w:r w:rsidRPr="00F00FBD">
        <w:t>tags</w:t>
      </w:r>
      <w:proofErr w:type="spellEnd"/>
      <w:r w:rsidRPr="00F00FBD">
        <w:t xml:space="preserve"> e classes CSS, extraindo-os para um formato estruturado.</w:t>
      </w:r>
    </w:p>
    <w:p w14:paraId="1CF20EB0" w14:textId="77777777" w:rsidR="00001F34" w:rsidRPr="00F00FBD" w:rsidRDefault="00001F34" w:rsidP="002353C6">
      <w:pPr>
        <w:pStyle w:val="PargrafodaLista"/>
        <w:ind w:left="1429" w:firstLine="0"/>
      </w:pPr>
    </w:p>
    <w:p w14:paraId="1E3BCC43" w14:textId="77777777" w:rsidR="00247282" w:rsidRPr="00D3326A" w:rsidRDefault="00247282" w:rsidP="00001F34">
      <w:pPr>
        <w:pStyle w:val="Ttulo2"/>
      </w:pPr>
      <w:bookmarkStart w:id="17" w:name="_Toc211938154"/>
      <w:r w:rsidRPr="00D3326A">
        <w:t>2.4 Machine Learning Aplicado a Finanças</w:t>
      </w:r>
      <w:bookmarkEnd w:id="17"/>
    </w:p>
    <w:p w14:paraId="50E9A3AB" w14:textId="77777777" w:rsidR="00001F34" w:rsidRDefault="00001F34" w:rsidP="00001F34"/>
    <w:p w14:paraId="7717EF8B" w14:textId="0EFE6808" w:rsidR="00247282" w:rsidRDefault="00247282" w:rsidP="00001F34">
      <w:proofErr w:type="spellStart"/>
      <w:r w:rsidRPr="00001F34">
        <w:t>Machine</w:t>
      </w:r>
      <w:proofErr w:type="spellEnd"/>
      <w:r w:rsidRPr="00001F34">
        <w:t xml:space="preserve"> Learning (Aprendizado de Máquina) é um subcampo da inteligência artificial que se concentra no desenvolvimento de algoritmos que permitem aos computadores aprender padrões a partir de dados, sem serem explicitamente programados. Conforme </w:t>
      </w:r>
      <w:proofErr w:type="spellStart"/>
      <w:r w:rsidRPr="00001F34">
        <w:t>Provost</w:t>
      </w:r>
      <w:proofErr w:type="spellEnd"/>
      <w:r w:rsidRPr="00001F34">
        <w:t xml:space="preserve"> &amp; Fawcett (2019), o objetivo central da ciência de dados é extrair insights preditivos de dados, permitindo a tomada de decisão baseada em evidências. No contexto financeiro, esses algoritmos são particularmente úteis para analisar séries temporais complexas, identificar oportunidades e prever tendências, sendo uma área de pesquisa ativa no mercado brasileiro (AUGUSTO, 2021; RODELLA, 2023).</w:t>
      </w:r>
    </w:p>
    <w:p w14:paraId="12C3FD6B" w14:textId="77777777" w:rsidR="00001F34" w:rsidRPr="00001F34" w:rsidRDefault="00001F34" w:rsidP="00001F34"/>
    <w:p w14:paraId="6C4D9317" w14:textId="77777777" w:rsidR="00247282" w:rsidRPr="00D3326A" w:rsidRDefault="00247282" w:rsidP="00271E8E">
      <w:pPr>
        <w:pStyle w:val="Ttulo3"/>
      </w:pPr>
      <w:bookmarkStart w:id="18" w:name="_Toc211938155"/>
      <w:r w:rsidRPr="00D3326A">
        <w:t>2.4.1 Modelos de Classificação</w:t>
      </w:r>
      <w:bookmarkEnd w:id="18"/>
    </w:p>
    <w:p w14:paraId="3DFFD399" w14:textId="77777777" w:rsidR="00FC35D2" w:rsidRDefault="00FC35D2" w:rsidP="00FC35D2"/>
    <w:p w14:paraId="7710D343" w14:textId="721580EC" w:rsidR="00247282" w:rsidRDefault="00247282" w:rsidP="00FC35D2">
      <w:r w:rsidRPr="00FC35D2">
        <w:lastRenderedPageBreak/>
        <w:t xml:space="preserve">Modelos de classificação são utilizados para prever uma categoria ou um rótulo discreto. No âmbito deste trabalho, o objetivo é classificar uma ação como tendo um potencial de desempenho "bom" ou "ruim" no futuro. O algoritmo escolhido foi o </w:t>
      </w:r>
      <w:proofErr w:type="spellStart"/>
      <w:r w:rsidRPr="00FC35D2">
        <w:t>Random</w:t>
      </w:r>
      <w:proofErr w:type="spellEnd"/>
      <w:r w:rsidRPr="00FC35D2">
        <w:t xml:space="preserve"> Forest </w:t>
      </w:r>
      <w:proofErr w:type="spellStart"/>
      <w:r w:rsidRPr="00FC35D2">
        <w:t>Classifier</w:t>
      </w:r>
      <w:proofErr w:type="spellEnd"/>
      <w:r w:rsidRPr="00FC35D2">
        <w:t xml:space="preserve">. Este é um método de </w:t>
      </w:r>
      <w:r w:rsidRPr="00FC35D2">
        <w:rPr>
          <w:i/>
          <w:iCs/>
        </w:rPr>
        <w:t>ensemble</w:t>
      </w:r>
      <w:r w:rsidRPr="00FC35D2">
        <w:t xml:space="preserve">, que significa que ele combina as previsões de múltiplos modelos mais simples (neste caso, árvores de decisão) para obter uma previsão final mais robusta e precisa (PROVOST; FAWCETT, 2019). O </w:t>
      </w:r>
      <w:proofErr w:type="spellStart"/>
      <w:r w:rsidRPr="00FC35D2">
        <w:t>Random</w:t>
      </w:r>
      <w:proofErr w:type="spellEnd"/>
      <w:r w:rsidRPr="00FC35D2">
        <w:t xml:space="preserve"> Forest opera construindo diversas árvores de decisão durante o treinamento, cada uma em uma subamostra diferente dos dados e considerando um subconjunto aleatório de </w:t>
      </w:r>
      <w:proofErr w:type="spellStart"/>
      <w:r w:rsidRPr="00FC35D2">
        <w:rPr>
          <w:i/>
          <w:iCs/>
        </w:rPr>
        <w:t>features</w:t>
      </w:r>
      <w:proofErr w:type="spellEnd"/>
      <w:r w:rsidRPr="00FC35D2">
        <w:t xml:space="preserve">. A predição final é obtida através da agregação (voto majoritário) das predições de todas as árvores individuais, o que o torna robusto contra o </w:t>
      </w:r>
      <w:proofErr w:type="spellStart"/>
      <w:r w:rsidRPr="00FC35D2">
        <w:t>sobreajuste</w:t>
      </w:r>
      <w:proofErr w:type="spellEnd"/>
      <w:r w:rsidRPr="00FC35D2">
        <w:t xml:space="preserve"> (</w:t>
      </w:r>
      <w:proofErr w:type="spellStart"/>
      <w:r w:rsidRPr="00FC35D2">
        <w:rPr>
          <w:i/>
          <w:iCs/>
        </w:rPr>
        <w:t>overfitting</w:t>
      </w:r>
      <w:proofErr w:type="spellEnd"/>
      <w:r w:rsidRPr="00FC35D2">
        <w:t>) e eficaz em lidar com relações não lineares nos dados, sendo uma escolha comum em aplicações financeiras (RODELLA, 2023).</w:t>
      </w:r>
    </w:p>
    <w:p w14:paraId="40F52FCD" w14:textId="77777777" w:rsidR="00FC35D2" w:rsidRPr="00FC35D2" w:rsidRDefault="00FC35D2" w:rsidP="00FC35D2"/>
    <w:p w14:paraId="5B859F8F" w14:textId="77777777" w:rsidR="00247282" w:rsidRPr="00D3326A" w:rsidRDefault="00247282" w:rsidP="00271E8E">
      <w:pPr>
        <w:pStyle w:val="Ttulo3"/>
      </w:pPr>
      <w:bookmarkStart w:id="19" w:name="_Toc211938156"/>
      <w:r w:rsidRPr="00D3326A">
        <w:t>2.4.2 Modelos de Regressão</w:t>
      </w:r>
      <w:bookmarkEnd w:id="19"/>
    </w:p>
    <w:p w14:paraId="630F3EAB" w14:textId="77777777" w:rsidR="00F3056C" w:rsidRDefault="00F3056C" w:rsidP="00FC35D2"/>
    <w:p w14:paraId="30471248" w14:textId="2830613E" w:rsidR="00247282" w:rsidRDefault="00247282" w:rsidP="00F3056C">
      <w:r w:rsidRPr="00F3056C">
        <w:t xml:space="preserve">Modelos de regressão, por sua vez, são projetados para prever um valor numérico contínuo. Para este projeto, o objetivo é prever o preço futuro de uma ação. Similarmente ao classificador, o algoritmo utilizado foi o </w:t>
      </w:r>
      <w:proofErr w:type="spellStart"/>
      <w:r w:rsidRPr="00F3056C">
        <w:t>Random</w:t>
      </w:r>
      <w:proofErr w:type="spellEnd"/>
      <w:r w:rsidRPr="00F3056C">
        <w:t xml:space="preserve"> Forest </w:t>
      </w:r>
      <w:proofErr w:type="spellStart"/>
      <w:r w:rsidRPr="00F3056C">
        <w:t>Regressor</w:t>
      </w:r>
      <w:proofErr w:type="spellEnd"/>
      <w:r w:rsidRPr="00F3056C">
        <w:t>. Ele também se baseia em um conjunto (</w:t>
      </w:r>
      <w:r w:rsidRPr="00F3056C">
        <w:rPr>
          <w:i/>
          <w:iCs/>
        </w:rPr>
        <w:t>ensemble</w:t>
      </w:r>
      <w:r w:rsidRPr="00F3056C">
        <w:t>) de árvores de decisão, mas a predição final é a média das previsões de todas as árvores, resultando em um valor contínuo (PROVOST; FAWCETT, 2019).2.4.3 Validação de Modelos Temporais</w:t>
      </w:r>
    </w:p>
    <w:p w14:paraId="354CB05D" w14:textId="77777777" w:rsidR="00F3056C" w:rsidRPr="00F3056C" w:rsidRDefault="00F3056C" w:rsidP="00F3056C"/>
    <w:p w14:paraId="31952C20" w14:textId="77777777" w:rsidR="00247282" w:rsidRPr="00D3326A" w:rsidRDefault="00247282" w:rsidP="00271E8E">
      <w:pPr>
        <w:pStyle w:val="Ttulo3"/>
      </w:pPr>
      <w:bookmarkStart w:id="20" w:name="_Toc211938157"/>
      <w:r w:rsidRPr="00D3326A">
        <w:t>2.4.3 Validação de Modelos Temporais</w:t>
      </w:r>
      <w:bookmarkEnd w:id="20"/>
    </w:p>
    <w:p w14:paraId="77170811" w14:textId="77777777" w:rsidR="0039770A" w:rsidRDefault="0039770A" w:rsidP="0039770A"/>
    <w:p w14:paraId="42CA848B" w14:textId="784B2D55" w:rsidR="00247282" w:rsidRDefault="00247282" w:rsidP="0039770A">
      <w:r w:rsidRPr="0039770A">
        <w:t xml:space="preserve">Dados financeiros são séries temporais, onde a ordem dos eventos é crucial. A validação de modelos com esses dados requer técnicas específicas para evitar o </w:t>
      </w:r>
      <w:r w:rsidRPr="0039770A">
        <w:rPr>
          <w:i/>
          <w:iCs/>
        </w:rPr>
        <w:t xml:space="preserve">data </w:t>
      </w:r>
      <w:proofErr w:type="spellStart"/>
      <w:r w:rsidRPr="0039770A">
        <w:rPr>
          <w:i/>
          <w:iCs/>
        </w:rPr>
        <w:t>leakage</w:t>
      </w:r>
      <w:proofErr w:type="spellEnd"/>
      <w:r w:rsidRPr="0039770A">
        <w:t xml:space="preserve">, que ocorre quando informações do futuro são inadvertidamente usadas no treinamento do modelo, gerando resultados irrealisticamente otimistas (PROVOST; FAWCETT, 2019). </w:t>
      </w:r>
      <w:proofErr w:type="spellStart"/>
      <w:r w:rsidRPr="0039770A">
        <w:t>Provost</w:t>
      </w:r>
      <w:proofErr w:type="spellEnd"/>
      <w:r w:rsidRPr="0039770A">
        <w:t xml:space="preserve"> &amp; Fawcett (2019) enfatizam a importância crítica de simular um cenário de implantação real durante a validação. As abordagens corretas, utilizadas neste trabalho, são:</w:t>
      </w:r>
    </w:p>
    <w:p w14:paraId="5CDF1047" w14:textId="77777777" w:rsidR="007E06B3" w:rsidRPr="007E06B3" w:rsidRDefault="007E06B3" w:rsidP="00226218"/>
    <w:p w14:paraId="6E4B95D2" w14:textId="77777777" w:rsidR="00247282" w:rsidRPr="00E53944" w:rsidRDefault="00247282" w:rsidP="00E53944">
      <w:pPr>
        <w:pStyle w:val="PargrafodaLista"/>
        <w:numPr>
          <w:ilvl w:val="0"/>
          <w:numId w:val="35"/>
        </w:numPr>
      </w:pPr>
      <w:proofErr w:type="spellStart"/>
      <w:r w:rsidRPr="00E53944">
        <w:t>Hold</w:t>
      </w:r>
      <w:proofErr w:type="spellEnd"/>
      <w:r w:rsidRPr="00E53944">
        <w:t>-out Temporal: O conjunto de dados é dividido cronologicamente. O modelo é treinado em um período inicial (</w:t>
      </w:r>
      <w:proofErr w:type="spellStart"/>
      <w:r w:rsidRPr="00E53944">
        <w:t>ex</w:t>
      </w:r>
      <w:proofErr w:type="spellEnd"/>
      <w:r w:rsidRPr="00E53944">
        <w:t>: os primeiros 80% dos dados) e testado exclusivamente no período final (os 20% mais recentes), simulando uma previsão real.</w:t>
      </w:r>
    </w:p>
    <w:p w14:paraId="64BF8482" w14:textId="77777777" w:rsidR="00247282" w:rsidRPr="00E53944" w:rsidRDefault="00247282" w:rsidP="00E53944">
      <w:pPr>
        <w:pStyle w:val="PargrafodaLista"/>
        <w:numPr>
          <w:ilvl w:val="0"/>
          <w:numId w:val="35"/>
        </w:numPr>
      </w:pPr>
      <w:r w:rsidRPr="00E53944">
        <w:t>Validação Cruzada para Séries Temporais (</w:t>
      </w:r>
      <w:proofErr w:type="spellStart"/>
      <w:r w:rsidRPr="00E53944">
        <w:t>TimeSeriesSplit</w:t>
      </w:r>
      <w:proofErr w:type="spellEnd"/>
      <w:r w:rsidRPr="00E53944">
        <w:t>): Uma técnica mais robusta que cria múltiplos "cortes" (</w:t>
      </w:r>
      <w:proofErr w:type="spellStart"/>
      <w:r w:rsidRPr="00E53944">
        <w:rPr>
          <w:i/>
          <w:iCs/>
        </w:rPr>
        <w:t>folds</w:t>
      </w:r>
      <w:proofErr w:type="spellEnd"/>
      <w:r w:rsidRPr="00E53944">
        <w:t>) nos dados. Em cada corte, o conjunto de treino sempre precede o conjunto de teste, e o conjunto de treino cresce a cada iteração, preservando a dependência temporal e garantindo que o modelo seja avaliado em diferentes pontos do tempo histórico.</w:t>
      </w:r>
    </w:p>
    <w:p w14:paraId="224B6CBC" w14:textId="77777777" w:rsidR="00247282" w:rsidRPr="00D3326A" w:rsidRDefault="00247282" w:rsidP="00247282">
      <w:pPr>
        <w:ind w:firstLine="0"/>
        <w:rPr>
          <w:lang w:val="x-none" w:eastAsia="x-none"/>
        </w:rPr>
      </w:pPr>
    </w:p>
    <w:p w14:paraId="4297254A" w14:textId="77777777" w:rsidR="00247282" w:rsidRDefault="00247282" w:rsidP="00E53944">
      <w:pPr>
        <w:pStyle w:val="Ttulo2"/>
      </w:pPr>
      <w:bookmarkStart w:id="21" w:name="_Toc211938158"/>
      <w:r w:rsidRPr="00D3326A">
        <w:t>2.5 Tecnologias de Desenvolvimento e Visualização</w:t>
      </w:r>
      <w:bookmarkEnd w:id="21"/>
    </w:p>
    <w:p w14:paraId="2FC75B02" w14:textId="77777777" w:rsidR="00E53944" w:rsidRPr="00E53944" w:rsidRDefault="00E53944" w:rsidP="00E53944"/>
    <w:p w14:paraId="3B7E5C2E" w14:textId="77777777" w:rsidR="00247282" w:rsidRPr="00D3326A" w:rsidRDefault="00247282" w:rsidP="00271E8E">
      <w:pPr>
        <w:pStyle w:val="Ttulo3"/>
      </w:pPr>
      <w:bookmarkStart w:id="22" w:name="_Toc211938159"/>
      <w:r w:rsidRPr="00D3326A">
        <w:t>2.5.1 Docker e Contêineres</w:t>
      </w:r>
      <w:bookmarkEnd w:id="22"/>
    </w:p>
    <w:p w14:paraId="6C5ED72C" w14:textId="77777777" w:rsidR="00E53944" w:rsidRDefault="00E53944" w:rsidP="00E53944"/>
    <w:p w14:paraId="79A31172" w14:textId="098C7485" w:rsidR="00247282" w:rsidRDefault="00247282" w:rsidP="00E53944">
      <w:r w:rsidRPr="00D3326A">
        <w:t xml:space="preserve">Docker é uma plataforma de código aberto que automatiza a implantação de aplicações dentro de contêineres de software. Um contêiner empacota o código da aplicação e todas as suas dependências (bibliotecas, frameworks, etc.) em uma unidade isolada e portátil. Isso resolve o clássico problema de "funciona na minha máquina", garantindo que a aplicação se comporte de maneira idêntica em qualquer ambiente. O </w:t>
      </w:r>
      <w:proofErr w:type="spellStart"/>
      <w:r w:rsidRPr="00D3326A">
        <w:rPr>
          <w:rStyle w:val="CdigoHTML"/>
        </w:rPr>
        <w:t>Dockerfile</w:t>
      </w:r>
      <w:proofErr w:type="spellEnd"/>
      <w:r w:rsidRPr="00D3326A">
        <w:t xml:space="preserve"> é o arquivo de receita para construir a imagem do contêiner, enquanto o </w:t>
      </w:r>
      <w:proofErr w:type="spellStart"/>
      <w:r w:rsidRPr="00D3326A">
        <w:rPr>
          <w:rStyle w:val="CdigoHTML"/>
        </w:rPr>
        <w:t>docker-compose.yml</w:t>
      </w:r>
      <w:proofErr w:type="spellEnd"/>
      <w:r w:rsidRPr="00D3326A">
        <w:t xml:space="preserve"> orquestra a execução de múltiplos contêineres, como a aplicação e o banco de dados, definindo suas interações e configurações.</w:t>
      </w:r>
    </w:p>
    <w:p w14:paraId="793DC80F" w14:textId="77777777" w:rsidR="008D7A1F" w:rsidRPr="008D7A1F" w:rsidRDefault="008D7A1F" w:rsidP="008D7A1F"/>
    <w:p w14:paraId="7FE14037" w14:textId="77777777" w:rsidR="00247282" w:rsidRPr="00D3326A" w:rsidRDefault="00247282" w:rsidP="00271E8E">
      <w:pPr>
        <w:pStyle w:val="Ttulo3"/>
      </w:pPr>
      <w:bookmarkStart w:id="23" w:name="_Toc211938160"/>
      <w:r w:rsidRPr="00D3326A">
        <w:t>2.5.2 Dash e Dashboards Interativos</w:t>
      </w:r>
      <w:bookmarkEnd w:id="23"/>
    </w:p>
    <w:p w14:paraId="4E23496A" w14:textId="77777777" w:rsidR="00E53944" w:rsidRDefault="00E53944" w:rsidP="00E53944"/>
    <w:p w14:paraId="7F697D48" w14:textId="4679EA6E" w:rsidR="00247282" w:rsidRDefault="00247282" w:rsidP="00E53944">
      <w:r w:rsidRPr="00D3326A">
        <w:t xml:space="preserve">Dash é um framework Python para a construção de aplicações web analíticas. Desenvolvido sobre </w:t>
      </w:r>
      <w:proofErr w:type="spellStart"/>
      <w:r w:rsidRPr="00D3326A">
        <w:t>Flask</w:t>
      </w:r>
      <w:proofErr w:type="spellEnd"/>
      <w:r w:rsidRPr="00D3326A">
        <w:t>, Plotly.js e React.js, ele permite criar dashboards interativos e com visual profissional utilizando exclusivamente código Python. Sua arquitetura é baseada em dois conceitos principais:</w:t>
      </w:r>
    </w:p>
    <w:p w14:paraId="176E01C1" w14:textId="77777777" w:rsidR="00E53944" w:rsidRPr="00D3326A" w:rsidRDefault="00E53944" w:rsidP="00E53944"/>
    <w:p w14:paraId="0CF82460" w14:textId="77777777" w:rsidR="00247282" w:rsidRPr="00E53944" w:rsidRDefault="00247282" w:rsidP="00E53944">
      <w:pPr>
        <w:pStyle w:val="PargrafodaLista"/>
        <w:numPr>
          <w:ilvl w:val="0"/>
          <w:numId w:val="36"/>
        </w:numPr>
      </w:pPr>
      <w:r w:rsidRPr="00E53944">
        <w:t>Layout: Descreve a aparência da aplicação, estruturando componentes HTML e elementos interativos.</w:t>
      </w:r>
    </w:p>
    <w:p w14:paraId="26983C09" w14:textId="77777777" w:rsidR="00247282" w:rsidRDefault="00247282" w:rsidP="00E53944">
      <w:pPr>
        <w:pStyle w:val="PargrafodaLista"/>
        <w:numPr>
          <w:ilvl w:val="0"/>
          <w:numId w:val="36"/>
        </w:numPr>
      </w:pPr>
      <w:proofErr w:type="spellStart"/>
      <w:r w:rsidRPr="00E53944">
        <w:t>Callbacks</w:t>
      </w:r>
      <w:proofErr w:type="spellEnd"/>
      <w:r w:rsidRPr="00E53944">
        <w:t>: São funções Python que conectam de forma reativa os componentes do layout. Elas são acionadas por interações do usuário (como cliques em botões ou seleção em menus) e atualizam dinamicamente outros componentes, como gráficos e tabelas, sem a necessidade de recarregar a página.</w:t>
      </w:r>
    </w:p>
    <w:p w14:paraId="26C9381F" w14:textId="4B57E85A" w:rsidR="00142F4D" w:rsidRDefault="00142F4D">
      <w:pPr>
        <w:spacing w:after="160" w:line="259" w:lineRule="auto"/>
        <w:ind w:firstLine="0"/>
        <w:jc w:val="left"/>
      </w:pPr>
      <w:r>
        <w:br w:type="page"/>
      </w:r>
    </w:p>
    <w:p w14:paraId="3943F1D9" w14:textId="0A355397" w:rsidR="00247282" w:rsidRDefault="00142F4D" w:rsidP="00A00127">
      <w:pPr>
        <w:pStyle w:val="Ttulo1"/>
      </w:pPr>
      <w:bookmarkStart w:id="24" w:name="_Toc211261704"/>
      <w:bookmarkStart w:id="25" w:name="_Toc211938161"/>
      <w:r w:rsidRPr="00142F4D">
        <w:lastRenderedPageBreak/>
        <w:t xml:space="preserve">3. </w:t>
      </w:r>
      <w:r w:rsidR="00247282" w:rsidRPr="00142F4D">
        <w:t>METODOLOGIA E DESENVOLVIMENTO DO SISTEMA</w:t>
      </w:r>
      <w:bookmarkEnd w:id="24"/>
      <w:bookmarkEnd w:id="25"/>
    </w:p>
    <w:p w14:paraId="467C9349" w14:textId="77777777" w:rsidR="00142F4D" w:rsidRPr="00142F4D" w:rsidRDefault="00142F4D" w:rsidP="00142F4D"/>
    <w:p w14:paraId="7EA1DDBB" w14:textId="77777777" w:rsidR="00247282" w:rsidRPr="00D3326A" w:rsidRDefault="00247282" w:rsidP="00247282">
      <w:pPr>
        <w:widowControl w:val="0"/>
        <w:suppressAutoHyphens/>
        <w:rPr>
          <w:kern w:val="52"/>
          <w:sz w:val="24"/>
        </w:rPr>
      </w:pPr>
      <w:r w:rsidRPr="00D3326A">
        <w:rPr>
          <w:kern w:val="52"/>
          <w:sz w:val="24"/>
        </w:rPr>
        <w:t xml:space="preserve">Este capítulo apresenta a metodologia aplicada e o processo de desenvolvimento do Sistema de Análise, Previsão e Recomendação de Ações. Serão detalhadas a arquitetura geral da solução, as tecnologias empregadas para a </w:t>
      </w:r>
      <w:proofErr w:type="spellStart"/>
      <w:r w:rsidRPr="00D3326A">
        <w:rPr>
          <w:kern w:val="52"/>
          <w:sz w:val="24"/>
        </w:rPr>
        <w:t>containerização</w:t>
      </w:r>
      <w:proofErr w:type="spellEnd"/>
      <w:r w:rsidRPr="00D3326A">
        <w:rPr>
          <w:kern w:val="52"/>
          <w:sz w:val="24"/>
        </w:rPr>
        <w:t xml:space="preserve"> do ambiente, as estratégias para a coleta e armazenamento dos dados, e a implementação dos pipelines de </w:t>
      </w:r>
      <w:proofErr w:type="spellStart"/>
      <w:r w:rsidRPr="00D3326A">
        <w:rPr>
          <w:kern w:val="52"/>
          <w:sz w:val="24"/>
        </w:rPr>
        <w:t>Machine</w:t>
      </w:r>
      <w:proofErr w:type="spellEnd"/>
      <w:r w:rsidRPr="00D3326A">
        <w:rPr>
          <w:kern w:val="52"/>
          <w:sz w:val="24"/>
        </w:rPr>
        <w:t xml:space="preserve"> Learning. Adicionalmente, serão descritos o funcionamento do sistema de recomendação, o mecanismo de automação de tarefas e a estrutura da interface do usuário (dashboard). O objetivo é fornecer uma visão clara e técnica de todas as etapas de construção do projeto, desde a infraestrutura até a aplicação final.</w:t>
      </w:r>
    </w:p>
    <w:p w14:paraId="22C44F37" w14:textId="77777777" w:rsidR="00247282" w:rsidRPr="00D3326A" w:rsidRDefault="00247282" w:rsidP="00247282">
      <w:pPr>
        <w:widowControl w:val="0"/>
        <w:suppressAutoHyphens/>
        <w:rPr>
          <w:kern w:val="52"/>
          <w:sz w:val="24"/>
        </w:rPr>
      </w:pPr>
    </w:p>
    <w:p w14:paraId="601FA341" w14:textId="1D578A94" w:rsidR="00247282" w:rsidRPr="00D3326A" w:rsidRDefault="00820197" w:rsidP="00820197">
      <w:pPr>
        <w:pStyle w:val="Ttulo2"/>
        <w:rPr>
          <w:szCs w:val="24"/>
        </w:rPr>
      </w:pPr>
      <w:bookmarkStart w:id="26" w:name="_Toc211938162"/>
      <w:r w:rsidRPr="00D3326A">
        <w:t xml:space="preserve">3.1 Arquitetura Geral </w:t>
      </w:r>
      <w:r w:rsidR="008E4EBE">
        <w:t>d</w:t>
      </w:r>
      <w:r w:rsidRPr="00D3326A">
        <w:t>o Sistema</w:t>
      </w:r>
      <w:bookmarkEnd w:id="26"/>
    </w:p>
    <w:p w14:paraId="43323A4A" w14:textId="77777777" w:rsidR="008E4EBE" w:rsidRDefault="008E4EBE" w:rsidP="008E4EBE"/>
    <w:p w14:paraId="38C6F03F" w14:textId="508CC36E" w:rsidR="00247282" w:rsidRDefault="00247282" w:rsidP="008E4EBE">
      <w:r w:rsidRPr="00D3326A">
        <w:t>A solução foi arquitetada em um modelo de múltiplos componentes integrados, seguindo um fluxo de dados lógico e unidirecional. A arquitetura de alto nível pode ser visualizada na Figura 2 e compreende os seguintes estágios:</w:t>
      </w:r>
    </w:p>
    <w:p w14:paraId="4747E0B1" w14:textId="77777777" w:rsidR="008E4EBE" w:rsidRPr="00D3326A" w:rsidRDefault="008E4EBE" w:rsidP="008E4EBE"/>
    <w:p w14:paraId="42FB6F7D" w14:textId="77777777" w:rsidR="00247282" w:rsidRPr="008E4EBE" w:rsidRDefault="00247282" w:rsidP="008E4EBE">
      <w:pPr>
        <w:pStyle w:val="PargrafodaLista"/>
        <w:numPr>
          <w:ilvl w:val="0"/>
          <w:numId w:val="37"/>
        </w:numPr>
      </w:pPr>
      <w:r w:rsidRPr="008E4EBE">
        <w:t>Coleta de Dados (</w:t>
      </w:r>
      <w:r w:rsidRPr="008E4EBE">
        <w:rPr>
          <w:i/>
          <w:iCs/>
        </w:rPr>
        <w:t>Web Scraper</w:t>
      </w:r>
      <w:r w:rsidRPr="008E4EBE">
        <w:t>): Um script Python automatizado extrai indicadores fundamentalistas de ações de fontes públicas na internet.</w:t>
      </w:r>
    </w:p>
    <w:p w14:paraId="42F0D6A4" w14:textId="77777777" w:rsidR="00247282" w:rsidRPr="008E4EBE" w:rsidRDefault="00247282" w:rsidP="008E4EBE">
      <w:pPr>
        <w:pStyle w:val="PargrafodaLista"/>
        <w:numPr>
          <w:ilvl w:val="0"/>
          <w:numId w:val="37"/>
        </w:numPr>
      </w:pPr>
      <w:r w:rsidRPr="008E4EBE">
        <w:t>Armazenamento de Dados (Banco de Dados): Os dados coletados são processados e armazenados em um banco de dados PostgreSQL, que serve como um repositório central e persistente.</w:t>
      </w:r>
    </w:p>
    <w:p w14:paraId="2C672F51" w14:textId="77777777" w:rsidR="00247282" w:rsidRPr="008E4EBE" w:rsidRDefault="00247282" w:rsidP="008E4EBE">
      <w:pPr>
        <w:pStyle w:val="PargrafodaLista"/>
        <w:numPr>
          <w:ilvl w:val="0"/>
          <w:numId w:val="37"/>
        </w:numPr>
      </w:pPr>
      <w:r w:rsidRPr="008E4EBE">
        <w:t xml:space="preserve">Pipelines de </w:t>
      </w:r>
      <w:proofErr w:type="spellStart"/>
      <w:r w:rsidRPr="008E4EBE">
        <w:rPr>
          <w:i/>
          <w:iCs/>
        </w:rPr>
        <w:t>Machine</w:t>
      </w:r>
      <w:proofErr w:type="spellEnd"/>
      <w:r w:rsidRPr="008E4EBE">
        <w:rPr>
          <w:i/>
          <w:iCs/>
        </w:rPr>
        <w:t xml:space="preserve"> Learning</w:t>
      </w:r>
      <w:r w:rsidRPr="008E4EBE">
        <w:t>: Scripts dedicados consomem os dados históricos do banco de dados para treinar, avaliar e salvar dois modelos preditivos: um de classificação de desempenho e outro de regressão de preços.</w:t>
      </w:r>
    </w:p>
    <w:p w14:paraId="0D8EF2D2" w14:textId="77777777" w:rsidR="00247282" w:rsidRPr="008E4EBE" w:rsidRDefault="00247282" w:rsidP="008E4EBE">
      <w:pPr>
        <w:pStyle w:val="PargrafodaLista"/>
        <w:numPr>
          <w:ilvl w:val="0"/>
          <w:numId w:val="37"/>
        </w:numPr>
      </w:pPr>
      <w:r w:rsidRPr="008E4EBE">
        <w:t>Interface do Usuário (</w:t>
      </w:r>
      <w:r w:rsidRPr="008E4EBE">
        <w:rPr>
          <w:i/>
          <w:iCs/>
        </w:rPr>
        <w:t>Dashboard</w:t>
      </w:r>
      <w:r w:rsidRPr="008E4EBE">
        <w:t>): Uma aplicação web interativa, desenvolvida em Dash, consome tanto os dados brutos do banco quanto os modelos treinados para apresentar análises, previsões e recomendações ao usuário final.</w:t>
      </w:r>
    </w:p>
    <w:p w14:paraId="40062533" w14:textId="77777777" w:rsidR="00247282" w:rsidRPr="008E4EBE" w:rsidRDefault="00247282" w:rsidP="008E4EBE"/>
    <w:p w14:paraId="46CDF73C" w14:textId="77777777" w:rsidR="00247282" w:rsidRPr="00D3326A" w:rsidRDefault="00247282" w:rsidP="008E4EBE"/>
    <w:p w14:paraId="7433A39D" w14:textId="43DC0833" w:rsidR="00630B82" w:rsidRPr="00630B82" w:rsidRDefault="00630B82" w:rsidP="008D7A1F">
      <w:pPr>
        <w:pStyle w:val="Legenda"/>
        <w:keepNext/>
        <w:spacing w:after="0"/>
        <w:ind w:firstLine="0"/>
        <w:jc w:val="center"/>
        <w:rPr>
          <w:i w:val="0"/>
          <w:iCs w:val="0"/>
          <w:color w:val="000000" w:themeColor="text1"/>
          <w:sz w:val="22"/>
          <w:szCs w:val="22"/>
        </w:rPr>
      </w:pPr>
      <w:bookmarkStart w:id="27" w:name="_Toc211939874"/>
      <w:r w:rsidRPr="00630B82">
        <w:rPr>
          <w:i w:val="0"/>
          <w:iCs w:val="0"/>
          <w:color w:val="000000" w:themeColor="text1"/>
          <w:sz w:val="22"/>
          <w:szCs w:val="22"/>
        </w:rPr>
        <w:lastRenderedPageBreak/>
        <w:t xml:space="preserve">FIGURA </w:t>
      </w:r>
      <w:r w:rsidRPr="00630B82">
        <w:rPr>
          <w:i w:val="0"/>
          <w:iCs w:val="0"/>
          <w:color w:val="000000" w:themeColor="text1"/>
          <w:sz w:val="22"/>
          <w:szCs w:val="22"/>
        </w:rPr>
        <w:fldChar w:fldCharType="begin"/>
      </w:r>
      <w:r w:rsidRPr="00630B82">
        <w:rPr>
          <w:i w:val="0"/>
          <w:iCs w:val="0"/>
          <w:color w:val="000000" w:themeColor="text1"/>
          <w:sz w:val="22"/>
          <w:szCs w:val="22"/>
        </w:rPr>
        <w:instrText xml:space="preserve"> SEQ FIGURA \* ARABIC </w:instrText>
      </w:r>
      <w:r w:rsidRPr="00630B82">
        <w:rPr>
          <w:i w:val="0"/>
          <w:iCs w:val="0"/>
          <w:color w:val="000000" w:themeColor="text1"/>
          <w:sz w:val="22"/>
          <w:szCs w:val="22"/>
        </w:rPr>
        <w:fldChar w:fldCharType="separate"/>
      </w:r>
      <w:r w:rsidR="00421E33">
        <w:rPr>
          <w:i w:val="0"/>
          <w:iCs w:val="0"/>
          <w:noProof/>
          <w:color w:val="000000" w:themeColor="text1"/>
          <w:sz w:val="22"/>
          <w:szCs w:val="22"/>
        </w:rPr>
        <w:t>2</w:t>
      </w:r>
      <w:r w:rsidRPr="00630B82">
        <w:rPr>
          <w:i w:val="0"/>
          <w:iCs w:val="0"/>
          <w:color w:val="000000" w:themeColor="text1"/>
          <w:sz w:val="22"/>
          <w:szCs w:val="22"/>
        </w:rPr>
        <w:fldChar w:fldCharType="end"/>
      </w:r>
      <w:r w:rsidRPr="00630B82">
        <w:rPr>
          <w:i w:val="0"/>
          <w:iCs w:val="0"/>
          <w:color w:val="000000" w:themeColor="text1"/>
          <w:sz w:val="22"/>
          <w:szCs w:val="22"/>
        </w:rPr>
        <w:t>:Diagrama da Arquitetura do projeto</w:t>
      </w:r>
      <w:bookmarkEnd w:id="27"/>
    </w:p>
    <w:p w14:paraId="3D944934" w14:textId="3B6CE853" w:rsidR="00247282" w:rsidRPr="00D3326A" w:rsidRDefault="00247282" w:rsidP="008D7A1F">
      <w:pPr>
        <w:pStyle w:val="NormalWeb"/>
        <w:spacing w:before="0" w:beforeAutospacing="0" w:after="0" w:afterAutospacing="0"/>
        <w:jc w:val="center"/>
      </w:pPr>
      <w:r w:rsidRPr="00D3326A">
        <w:rPr>
          <w:noProof/>
        </w:rPr>
        <w:drawing>
          <wp:inline distT="0" distB="0" distL="0" distR="0" wp14:anchorId="60405053" wp14:editId="3EB11482">
            <wp:extent cx="2673985" cy="2915920"/>
            <wp:effectExtent l="0" t="0" r="0" b="0"/>
            <wp:docPr id="183483176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31767" name="Imagem 9" descr="Diagram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3985" cy="2915920"/>
                    </a:xfrm>
                    <a:prstGeom prst="rect">
                      <a:avLst/>
                    </a:prstGeom>
                    <a:noFill/>
                    <a:ln>
                      <a:noFill/>
                    </a:ln>
                  </pic:spPr>
                </pic:pic>
              </a:graphicData>
            </a:graphic>
          </wp:inline>
        </w:drawing>
      </w:r>
    </w:p>
    <w:p w14:paraId="32059595" w14:textId="77777777" w:rsidR="00C267B7" w:rsidRPr="00D3326A" w:rsidRDefault="00C267B7" w:rsidP="008D7A1F">
      <w:pPr>
        <w:widowControl w:val="0"/>
        <w:suppressAutoHyphens/>
        <w:spacing w:line="240" w:lineRule="auto"/>
        <w:ind w:firstLine="0"/>
        <w:jc w:val="center"/>
        <w:rPr>
          <w:noProof/>
        </w:rPr>
      </w:pPr>
      <w:r>
        <w:rPr>
          <w:noProof/>
        </w:rPr>
        <w:t>Fonte: Elaborado pelo autor</w:t>
      </w:r>
    </w:p>
    <w:p w14:paraId="4DD10B68" w14:textId="77777777" w:rsidR="00247282" w:rsidRPr="00D3326A" w:rsidRDefault="00247282" w:rsidP="008D7A1F">
      <w:pPr>
        <w:pStyle w:val="NormalWeb"/>
        <w:spacing w:after="0" w:afterAutospacing="0"/>
        <w:rPr>
          <w:b/>
          <w:bCs/>
        </w:rPr>
      </w:pPr>
    </w:p>
    <w:p w14:paraId="67AF633B" w14:textId="055CD9C5" w:rsidR="00247282" w:rsidRPr="00880E9D" w:rsidRDefault="00247282" w:rsidP="00880E9D">
      <w:r w:rsidRPr="00880E9D">
        <w:t xml:space="preserve">A </w:t>
      </w:r>
      <w:r w:rsidRPr="00880E9D">
        <w:rPr>
          <w:highlight w:val="yellow"/>
        </w:rPr>
        <w:t xml:space="preserve">Figura </w:t>
      </w:r>
      <w:r w:rsidR="00494282">
        <w:t>2</w:t>
      </w:r>
      <w:r w:rsidRPr="00880E9D">
        <w:t xml:space="preserve"> ilustra, de forma esquemática, o fluxo de dados e a interação entre os principais componentes do sistema. O processo é iniciado pelo módulo de Coleta de Dados (Web Scraper), que extrai as informações fundamentalistas da web e as armazena no Banco de Dados PostgreSQL.</w:t>
      </w:r>
    </w:p>
    <w:p w14:paraId="4E7EAF17" w14:textId="77777777" w:rsidR="00247282" w:rsidRPr="00880E9D" w:rsidRDefault="00247282" w:rsidP="00880E9D">
      <w:r w:rsidRPr="00880E9D">
        <w:t xml:space="preserve">O Banco de Dados atua como o repositório central da arquitetura, possuindo um fluxo de mão dupla com os Pipelines de </w:t>
      </w:r>
      <w:proofErr w:type="spellStart"/>
      <w:r w:rsidRPr="00880E9D">
        <w:t>Machine</w:t>
      </w:r>
      <w:proofErr w:type="spellEnd"/>
      <w:r w:rsidRPr="00880E9D">
        <w:t xml:space="preserve"> Learning. Primeiramente, os pipelines leem os dados históricos armazenados no banco para realizar o processo de treinamento e validação dos modelos. Em seguida, os pipelines salvam os resultados gerados (como as previsões de preço e as recomendações em lote) de volta no banco de dados, em tabelas específicas.</w:t>
      </w:r>
    </w:p>
    <w:p w14:paraId="6D0FEB55" w14:textId="77777777" w:rsidR="00247282" w:rsidRDefault="00247282" w:rsidP="00880E9D">
      <w:r w:rsidRPr="00880E9D">
        <w:t>Por fim, a Interface do Usuário (Dashboard) consome os dados de duas fontes distintas para alimentar a visualização:</w:t>
      </w:r>
    </w:p>
    <w:p w14:paraId="72E606B9" w14:textId="77777777" w:rsidR="00E86DA5" w:rsidRPr="00880E9D" w:rsidRDefault="00E86DA5" w:rsidP="00880E9D"/>
    <w:p w14:paraId="16C3FDE3" w14:textId="77777777" w:rsidR="00247282" w:rsidRPr="00D3326A" w:rsidRDefault="00247282" w:rsidP="00E86DA5">
      <w:pPr>
        <w:pStyle w:val="PargrafodaLista"/>
        <w:numPr>
          <w:ilvl w:val="0"/>
          <w:numId w:val="38"/>
        </w:numPr>
      </w:pPr>
      <w:r w:rsidRPr="00D3326A">
        <w:t xml:space="preserve">Ela acessa o Banco de Dados para ler todo o histórico de indicadores, bem como os resultados das previsões e recomendações, </w:t>
      </w:r>
      <w:proofErr w:type="spellStart"/>
      <w:r w:rsidRPr="00D3326A">
        <w:t>populando</w:t>
      </w:r>
      <w:proofErr w:type="spellEnd"/>
      <w:r w:rsidRPr="00D3326A">
        <w:t xml:space="preserve"> os gráficos e tabelas da página "Indicadores".</w:t>
      </w:r>
    </w:p>
    <w:p w14:paraId="77EFB76A" w14:textId="77777777" w:rsidR="00247282" w:rsidRPr="00D3326A" w:rsidRDefault="00247282" w:rsidP="00E86DA5">
      <w:pPr>
        <w:pStyle w:val="PargrafodaLista"/>
        <w:numPr>
          <w:ilvl w:val="0"/>
          <w:numId w:val="38"/>
        </w:numPr>
      </w:pPr>
      <w:r w:rsidRPr="00D3326A">
        <w:t>Ela carrega o arquivo de modelo (.</w:t>
      </w:r>
      <w:proofErr w:type="spellStart"/>
      <w:r w:rsidRPr="00D3326A">
        <w:t>pkl</w:t>
      </w:r>
      <w:proofErr w:type="spellEnd"/>
      <w:r w:rsidRPr="00D3326A">
        <w:t xml:space="preserve">) gerado pelo Pipeline de ML para executar previsões em tempo real, e também invoca o módulo de scraper </w:t>
      </w:r>
      <w:r w:rsidRPr="00D3326A">
        <w:lastRenderedPageBreak/>
        <w:t>para buscar dados ao vivo quando o usuário solicita uma nova análise na página "</w:t>
      </w:r>
      <w:proofErr w:type="spellStart"/>
      <w:r w:rsidRPr="00D3326A">
        <w:t>Recomendador</w:t>
      </w:r>
      <w:proofErr w:type="spellEnd"/>
      <w:r w:rsidRPr="00D3326A">
        <w:t>".</w:t>
      </w:r>
    </w:p>
    <w:p w14:paraId="33AE64E1" w14:textId="77777777" w:rsidR="00247282" w:rsidRPr="00D3326A" w:rsidRDefault="00247282" w:rsidP="00E86DA5"/>
    <w:p w14:paraId="4460E115" w14:textId="4A2A5083" w:rsidR="00247282" w:rsidRPr="00D3326A" w:rsidRDefault="00E86DA5" w:rsidP="00E86DA5">
      <w:pPr>
        <w:pStyle w:val="Ttulo2"/>
      </w:pPr>
      <w:bookmarkStart w:id="28" w:name="_Toc211938163"/>
      <w:r w:rsidRPr="00D3326A">
        <w:t xml:space="preserve">3.2 Ambiente </w:t>
      </w:r>
      <w:r>
        <w:t>e</w:t>
      </w:r>
      <w:r w:rsidRPr="00D3326A">
        <w:t xml:space="preserve"> </w:t>
      </w:r>
      <w:r>
        <w:t>o</w:t>
      </w:r>
      <w:r w:rsidRPr="00D3326A">
        <w:t xml:space="preserve">rquestração </w:t>
      </w:r>
      <w:r>
        <w:t>c</w:t>
      </w:r>
      <w:r w:rsidRPr="00D3326A">
        <w:t>om Docker</w:t>
      </w:r>
      <w:bookmarkEnd w:id="28"/>
    </w:p>
    <w:p w14:paraId="07A65664" w14:textId="77777777" w:rsidR="004B154A" w:rsidRDefault="004B154A" w:rsidP="001F45B6"/>
    <w:p w14:paraId="53A7B832" w14:textId="080374D9" w:rsidR="00247282" w:rsidRDefault="00247282" w:rsidP="001F45B6">
      <w:r w:rsidRPr="00D3326A">
        <w:t xml:space="preserve">Para garantir a reprodutibilidade e a portabilidade do sistema, toda a aplicação foi </w:t>
      </w:r>
      <w:proofErr w:type="spellStart"/>
      <w:r w:rsidRPr="00D3326A">
        <w:t>containerizada</w:t>
      </w:r>
      <w:proofErr w:type="spellEnd"/>
      <w:r w:rsidRPr="00D3326A">
        <w:t xml:space="preserve"> utilizando a plataforma Docker. O ambiente é definido por dois arquivos principais na raiz do projeto:</w:t>
      </w:r>
    </w:p>
    <w:p w14:paraId="3C0C2A36" w14:textId="77777777" w:rsidR="002376D6" w:rsidRPr="00D3326A" w:rsidRDefault="002376D6" w:rsidP="001F45B6"/>
    <w:p w14:paraId="645240A3" w14:textId="77777777" w:rsidR="00247282" w:rsidRPr="004B154A" w:rsidRDefault="00247282" w:rsidP="002376D6">
      <w:pPr>
        <w:pStyle w:val="PargrafodaLista"/>
        <w:numPr>
          <w:ilvl w:val="0"/>
          <w:numId w:val="39"/>
        </w:numPr>
      </w:pPr>
      <w:proofErr w:type="spellStart"/>
      <w:r w:rsidRPr="002376D6">
        <w:rPr>
          <w:rStyle w:val="CdigoHTML"/>
          <w:b/>
          <w:bCs/>
          <w:sz w:val="24"/>
          <w:szCs w:val="24"/>
        </w:rPr>
        <w:t>Dockerfile</w:t>
      </w:r>
      <w:proofErr w:type="spellEnd"/>
      <w:r w:rsidRPr="002376D6">
        <w:rPr>
          <w:b/>
          <w:bCs/>
        </w:rPr>
        <w:t>:</w:t>
      </w:r>
      <w:r w:rsidRPr="004B154A">
        <w:t xml:space="preserve"> Contém as instruções para construir a imagem da aplicação Python. Ele especifica a versão do Python, define o diretório de trabalho, copia o arquivo </w:t>
      </w:r>
      <w:r w:rsidRPr="002376D6">
        <w:rPr>
          <w:rStyle w:val="CdigoHTML"/>
          <w:sz w:val="24"/>
          <w:szCs w:val="24"/>
        </w:rPr>
        <w:t>requirements.txt</w:t>
      </w:r>
      <w:r w:rsidRPr="004B154A">
        <w:t xml:space="preserve"> para instalar as dependências e, por fim, copia o código-fonte da aplicação para dentro da imagem.</w:t>
      </w:r>
    </w:p>
    <w:p w14:paraId="42868B53" w14:textId="77777777" w:rsidR="00247282" w:rsidRPr="004B154A" w:rsidRDefault="00247282" w:rsidP="002376D6">
      <w:pPr>
        <w:pStyle w:val="PargrafodaLista"/>
        <w:numPr>
          <w:ilvl w:val="0"/>
          <w:numId w:val="39"/>
        </w:numPr>
      </w:pPr>
      <w:proofErr w:type="spellStart"/>
      <w:r w:rsidRPr="002376D6">
        <w:rPr>
          <w:rStyle w:val="CdigoHTML"/>
          <w:b/>
          <w:bCs/>
          <w:sz w:val="24"/>
          <w:szCs w:val="24"/>
        </w:rPr>
        <w:t>docker-compose.yml</w:t>
      </w:r>
      <w:proofErr w:type="spellEnd"/>
      <w:r w:rsidRPr="002376D6">
        <w:rPr>
          <w:b/>
          <w:bCs/>
        </w:rPr>
        <w:t>:</w:t>
      </w:r>
      <w:r w:rsidRPr="004B154A">
        <w:t xml:space="preserve"> Orquestra a execução dos serviços que compõem o sistema. Foram definidos dois serviços principais: </w:t>
      </w:r>
      <w:r w:rsidRPr="002376D6">
        <w:rPr>
          <w:rStyle w:val="CdigoHTML"/>
          <w:sz w:val="24"/>
          <w:szCs w:val="24"/>
        </w:rPr>
        <w:t>app</w:t>
      </w:r>
      <w:r w:rsidRPr="004B154A">
        <w:t xml:space="preserve">, que executa a aplicação Python a partir da imagem gerada pelo </w:t>
      </w:r>
      <w:proofErr w:type="spellStart"/>
      <w:r w:rsidRPr="002376D6">
        <w:rPr>
          <w:rStyle w:val="CdigoHTML"/>
          <w:sz w:val="24"/>
          <w:szCs w:val="24"/>
        </w:rPr>
        <w:t>Dockerfile</w:t>
      </w:r>
      <w:proofErr w:type="spellEnd"/>
      <w:r w:rsidRPr="004B154A">
        <w:t xml:space="preserve">, e </w:t>
      </w:r>
      <w:proofErr w:type="spellStart"/>
      <w:r w:rsidRPr="002376D6">
        <w:rPr>
          <w:rStyle w:val="CdigoHTML"/>
          <w:sz w:val="24"/>
          <w:szCs w:val="24"/>
        </w:rPr>
        <w:t>db</w:t>
      </w:r>
      <w:proofErr w:type="spellEnd"/>
      <w:r w:rsidRPr="004B154A">
        <w:t>, que executa uma instância do banco de dados PostgreSQL. O arquivo também configura a rede interna para a comunicação entre os serviços e os volumes para a persistência dos dados do banco.</w:t>
      </w:r>
    </w:p>
    <w:p w14:paraId="6AF1DE86" w14:textId="77777777" w:rsidR="004B154A" w:rsidRPr="00D3326A" w:rsidRDefault="004B154A" w:rsidP="002376D6"/>
    <w:p w14:paraId="3E9BCE63" w14:textId="05E12542" w:rsidR="00247282" w:rsidRDefault="00247282" w:rsidP="004B154A">
      <w:pPr>
        <w:pStyle w:val="Ttulo2"/>
      </w:pPr>
      <w:bookmarkStart w:id="29" w:name="_Toc211938164"/>
      <w:r w:rsidRPr="00D3326A">
        <w:t xml:space="preserve">3.3 </w:t>
      </w:r>
      <w:r w:rsidR="004B154A" w:rsidRPr="00D3326A">
        <w:t xml:space="preserve">Coleta </w:t>
      </w:r>
      <w:r w:rsidR="004B154A">
        <w:t>e</w:t>
      </w:r>
      <w:r w:rsidR="004B154A" w:rsidRPr="00D3326A">
        <w:t xml:space="preserve"> </w:t>
      </w:r>
      <w:r w:rsidR="004B154A">
        <w:t>a</w:t>
      </w:r>
      <w:r w:rsidR="004B154A" w:rsidRPr="00D3326A">
        <w:t xml:space="preserve">rmazenamento </w:t>
      </w:r>
      <w:r w:rsidR="004B154A">
        <w:t>d</w:t>
      </w:r>
      <w:r w:rsidR="004B154A" w:rsidRPr="00D3326A">
        <w:t xml:space="preserve">e </w:t>
      </w:r>
      <w:r w:rsidR="004B154A">
        <w:t>d</w:t>
      </w:r>
      <w:r w:rsidR="004B154A" w:rsidRPr="00D3326A">
        <w:t>ados</w:t>
      </w:r>
      <w:bookmarkEnd w:id="29"/>
    </w:p>
    <w:p w14:paraId="3D96BE83" w14:textId="77777777" w:rsidR="004B154A" w:rsidRPr="004B154A" w:rsidRDefault="004B154A" w:rsidP="004B154A"/>
    <w:p w14:paraId="7A4980A1" w14:textId="77777777" w:rsidR="00247282" w:rsidRPr="004B154A" w:rsidRDefault="00247282" w:rsidP="001F45B6">
      <w:r w:rsidRPr="004B154A">
        <w:t xml:space="preserve">A coleta de dados é realizada pelo script </w:t>
      </w:r>
      <w:r w:rsidRPr="004B154A">
        <w:rPr>
          <w:rStyle w:val="CdigoHTML"/>
          <w:sz w:val="24"/>
          <w:szCs w:val="24"/>
        </w:rPr>
        <w:t>scraper_indicadores.py</w:t>
      </w:r>
      <w:r w:rsidRPr="004B154A">
        <w:t xml:space="preserve">. Este script é responsável por acessar o portal de informações financeiras </w:t>
      </w:r>
      <w:r w:rsidRPr="004B154A">
        <w:rPr>
          <w:i/>
          <w:iCs/>
        </w:rPr>
        <w:t>Investidor10</w:t>
      </w:r>
      <w:r w:rsidRPr="004B154A">
        <w:t xml:space="preserve"> para extrair um conjunto de mais de 30 indicadores fundamentalistas, além da cotação atual, para uma lista pré-definida de ações. Para otimizar o tempo de coleta, o processo é executado em paralelo utilizando a biblioteca </w:t>
      </w:r>
      <w:proofErr w:type="spellStart"/>
      <w:r w:rsidRPr="004B154A">
        <w:rPr>
          <w:rStyle w:val="CdigoHTML"/>
          <w:sz w:val="24"/>
          <w:szCs w:val="24"/>
        </w:rPr>
        <w:t>ThreadPoolExecutor</w:t>
      </w:r>
      <w:proofErr w:type="spellEnd"/>
      <w:r w:rsidRPr="004B154A">
        <w:t>.</w:t>
      </w:r>
    </w:p>
    <w:p w14:paraId="70D8AA6E" w14:textId="77777777" w:rsidR="00247282" w:rsidRPr="00D3326A" w:rsidRDefault="00247282" w:rsidP="001F45B6">
      <w:r w:rsidRPr="00D3326A">
        <w:t xml:space="preserve">Após a extração e o tratamento inicial dos dados, as informações são persistidas no banco de dados PostgreSQL, gerenciado pelo script </w:t>
      </w:r>
      <w:r w:rsidRPr="00D3326A">
        <w:rPr>
          <w:rStyle w:val="CdigoHTML"/>
        </w:rPr>
        <w:t>db_connection.py</w:t>
      </w:r>
      <w:r w:rsidRPr="00D3326A">
        <w:t xml:space="preserve">. A inserção dos dados na tabela </w:t>
      </w:r>
      <w:proofErr w:type="spellStart"/>
      <w:r w:rsidRPr="00D3326A">
        <w:rPr>
          <w:rStyle w:val="CdigoHTML"/>
        </w:rPr>
        <w:t>indicadores_fundamentalistas</w:t>
      </w:r>
      <w:proofErr w:type="spellEnd"/>
      <w:r w:rsidRPr="00D3326A">
        <w:t xml:space="preserve"> é realizada de forma idempotente através da cláusula SQL </w:t>
      </w:r>
      <w:r w:rsidRPr="00D3326A">
        <w:rPr>
          <w:rStyle w:val="CdigoHTML"/>
        </w:rPr>
        <w:t>ON CONFLICT DO UPDATE</w:t>
      </w:r>
      <w:r w:rsidRPr="00D3326A">
        <w:t xml:space="preserve">, que atualiza o registro caso já exista </w:t>
      </w:r>
      <w:r w:rsidRPr="00D3326A">
        <w:lastRenderedPageBreak/>
        <w:t>uma entrada para a mesma ação na mesma data, evitando duplicatas e garantindo a integridade dos dados.</w:t>
      </w:r>
    </w:p>
    <w:p w14:paraId="430F273C" w14:textId="77777777" w:rsidR="00247282" w:rsidRPr="00D3326A" w:rsidRDefault="00247282" w:rsidP="001F45B6">
      <w:pPr>
        <w:rPr>
          <w:rStyle w:val="CdigoHTML"/>
        </w:rPr>
      </w:pPr>
      <w:r w:rsidRPr="00D3326A">
        <w:t xml:space="preserve">Na Figura 3 está um exemplo de algumas colunas mais relevantes, da tabela </w:t>
      </w:r>
      <w:proofErr w:type="spellStart"/>
      <w:r w:rsidRPr="00D3326A">
        <w:rPr>
          <w:rStyle w:val="CdigoHTML"/>
        </w:rPr>
        <w:t>indicadores_fundamentalistas</w:t>
      </w:r>
      <w:proofErr w:type="spellEnd"/>
    </w:p>
    <w:p w14:paraId="37610A94" w14:textId="77777777" w:rsidR="00247282" w:rsidRPr="00D3326A" w:rsidRDefault="00247282" w:rsidP="00B2362B">
      <w:pPr>
        <w:rPr>
          <w:rStyle w:val="CdigoHTML"/>
        </w:rPr>
      </w:pPr>
    </w:p>
    <w:p w14:paraId="352FAF6B" w14:textId="716B8CA6" w:rsidR="00B2362B" w:rsidRPr="00C267B7" w:rsidRDefault="00B2362B" w:rsidP="001F5CFA">
      <w:pPr>
        <w:pStyle w:val="Legenda"/>
        <w:keepNext/>
        <w:spacing w:after="0"/>
        <w:ind w:firstLine="0"/>
        <w:jc w:val="center"/>
        <w:rPr>
          <w:i w:val="0"/>
          <w:iCs w:val="0"/>
          <w:color w:val="000000" w:themeColor="text1"/>
          <w:sz w:val="22"/>
          <w:szCs w:val="22"/>
        </w:rPr>
      </w:pPr>
      <w:bookmarkStart w:id="30" w:name="_Toc211939875"/>
      <w:r w:rsidRPr="00C267B7">
        <w:rPr>
          <w:i w:val="0"/>
          <w:iCs w:val="0"/>
          <w:color w:val="000000" w:themeColor="text1"/>
          <w:sz w:val="22"/>
          <w:szCs w:val="22"/>
        </w:rPr>
        <w:t xml:space="preserve">FIGURA </w:t>
      </w:r>
      <w:r w:rsidRPr="00C267B7">
        <w:rPr>
          <w:i w:val="0"/>
          <w:iCs w:val="0"/>
          <w:color w:val="000000" w:themeColor="text1"/>
          <w:sz w:val="22"/>
          <w:szCs w:val="22"/>
        </w:rPr>
        <w:fldChar w:fldCharType="begin"/>
      </w:r>
      <w:r w:rsidRPr="00C267B7">
        <w:rPr>
          <w:i w:val="0"/>
          <w:iCs w:val="0"/>
          <w:color w:val="000000" w:themeColor="text1"/>
          <w:sz w:val="22"/>
          <w:szCs w:val="22"/>
        </w:rPr>
        <w:instrText xml:space="preserve"> SEQ FIGURA \* ARABIC </w:instrText>
      </w:r>
      <w:r w:rsidRPr="00C267B7">
        <w:rPr>
          <w:i w:val="0"/>
          <w:iCs w:val="0"/>
          <w:color w:val="000000" w:themeColor="text1"/>
          <w:sz w:val="22"/>
          <w:szCs w:val="22"/>
        </w:rPr>
        <w:fldChar w:fldCharType="separate"/>
      </w:r>
      <w:r w:rsidR="00421E33">
        <w:rPr>
          <w:i w:val="0"/>
          <w:iCs w:val="0"/>
          <w:noProof/>
          <w:color w:val="000000" w:themeColor="text1"/>
          <w:sz w:val="22"/>
          <w:szCs w:val="22"/>
        </w:rPr>
        <w:t>3</w:t>
      </w:r>
      <w:r w:rsidRPr="00C267B7">
        <w:rPr>
          <w:i w:val="0"/>
          <w:iCs w:val="0"/>
          <w:color w:val="000000" w:themeColor="text1"/>
          <w:sz w:val="22"/>
          <w:szCs w:val="22"/>
        </w:rPr>
        <w:fldChar w:fldCharType="end"/>
      </w:r>
      <w:r w:rsidRPr="00C267B7">
        <w:rPr>
          <w:i w:val="0"/>
          <w:iCs w:val="0"/>
          <w:color w:val="000000" w:themeColor="text1"/>
          <w:sz w:val="22"/>
          <w:szCs w:val="22"/>
        </w:rPr>
        <w:t xml:space="preserve">:Tabela </w:t>
      </w:r>
      <w:proofErr w:type="spellStart"/>
      <w:r w:rsidRPr="00C267B7">
        <w:rPr>
          <w:i w:val="0"/>
          <w:iCs w:val="0"/>
          <w:color w:val="000000" w:themeColor="text1"/>
          <w:sz w:val="22"/>
          <w:szCs w:val="22"/>
        </w:rPr>
        <w:t>indicadores_fundamentalistas</w:t>
      </w:r>
      <w:proofErr w:type="spellEnd"/>
      <w:r w:rsidRPr="00C267B7">
        <w:rPr>
          <w:i w:val="0"/>
          <w:iCs w:val="0"/>
          <w:color w:val="000000" w:themeColor="text1"/>
          <w:sz w:val="22"/>
          <w:szCs w:val="22"/>
        </w:rPr>
        <w:t xml:space="preserve"> no SQL</w:t>
      </w:r>
      <w:bookmarkEnd w:id="30"/>
    </w:p>
    <w:p w14:paraId="5A691B81" w14:textId="1D7BCAB8" w:rsidR="00247282" w:rsidRDefault="00247282" w:rsidP="001F5CFA">
      <w:pPr>
        <w:pStyle w:val="NormalWeb"/>
        <w:spacing w:before="0" w:beforeAutospacing="0" w:after="0" w:afterAutospacing="0"/>
        <w:rPr>
          <w:b/>
          <w:bCs/>
        </w:rPr>
      </w:pPr>
      <w:r w:rsidRPr="00D3326A">
        <w:rPr>
          <w:noProof/>
        </w:rPr>
        <w:drawing>
          <wp:inline distT="0" distB="0" distL="0" distR="0" wp14:anchorId="1E567857" wp14:editId="42539F43">
            <wp:extent cx="5760085" cy="2045335"/>
            <wp:effectExtent l="0" t="0" r="0" b="0"/>
            <wp:docPr id="1920369325" name="Imagem 8"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69325" name="Imagem 8" descr="Uma imagem contendo Interface gráfica do usuário&#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045335"/>
                    </a:xfrm>
                    <a:prstGeom prst="rect">
                      <a:avLst/>
                    </a:prstGeom>
                    <a:noFill/>
                    <a:ln>
                      <a:noFill/>
                    </a:ln>
                  </pic:spPr>
                </pic:pic>
              </a:graphicData>
            </a:graphic>
          </wp:inline>
        </w:drawing>
      </w:r>
    </w:p>
    <w:p w14:paraId="1151B059" w14:textId="77777777" w:rsidR="00293393" w:rsidRPr="00D3326A" w:rsidRDefault="00293393" w:rsidP="001F5CFA">
      <w:pPr>
        <w:widowControl w:val="0"/>
        <w:suppressAutoHyphens/>
        <w:spacing w:line="240" w:lineRule="auto"/>
        <w:jc w:val="center"/>
        <w:rPr>
          <w:noProof/>
        </w:rPr>
      </w:pPr>
      <w:r>
        <w:rPr>
          <w:noProof/>
        </w:rPr>
        <w:t>Fonte: Elaborado pelo autor</w:t>
      </w:r>
    </w:p>
    <w:p w14:paraId="7318967A" w14:textId="77777777" w:rsidR="00293393" w:rsidRPr="00D3326A" w:rsidRDefault="00293393" w:rsidP="001F5CFA">
      <w:pPr>
        <w:spacing w:line="240" w:lineRule="auto"/>
      </w:pPr>
    </w:p>
    <w:p w14:paraId="0D5110AA" w14:textId="5FBB3675" w:rsidR="00247282" w:rsidRPr="00D3326A" w:rsidRDefault="00293393" w:rsidP="00293393">
      <w:pPr>
        <w:pStyle w:val="Ttulo2"/>
      </w:pPr>
      <w:bookmarkStart w:id="31" w:name="_Toc211938165"/>
      <w:r w:rsidRPr="00D3326A">
        <w:t>3.4 Pipeline de machine learning</w:t>
      </w:r>
      <w:bookmarkEnd w:id="31"/>
    </w:p>
    <w:p w14:paraId="6E86D2B3" w14:textId="77777777" w:rsidR="00293393" w:rsidRDefault="00293393" w:rsidP="00293393"/>
    <w:p w14:paraId="79F8F357" w14:textId="2B622088" w:rsidR="00247282" w:rsidRDefault="00247282" w:rsidP="00293393">
      <w:r w:rsidRPr="00D3326A">
        <w:t xml:space="preserve">O núcleo analítico do sistema reside em dois </w:t>
      </w:r>
      <w:r w:rsidRPr="00D3326A">
        <w:rPr>
          <w:i/>
          <w:iCs/>
        </w:rPr>
        <w:t>pipelines</w:t>
      </w:r>
      <w:r w:rsidRPr="00D3326A">
        <w:t xml:space="preserve"> de </w:t>
      </w:r>
      <w:proofErr w:type="spellStart"/>
      <w:r w:rsidRPr="00D3326A">
        <w:rPr>
          <w:i/>
          <w:iCs/>
        </w:rPr>
        <w:t>Machine</w:t>
      </w:r>
      <w:proofErr w:type="spellEnd"/>
      <w:r w:rsidRPr="00D3326A">
        <w:rPr>
          <w:i/>
          <w:iCs/>
        </w:rPr>
        <w:t xml:space="preserve"> Learning</w:t>
      </w:r>
      <w:r w:rsidRPr="00D3326A">
        <w:t>, detalhados a seguir.</w:t>
      </w:r>
    </w:p>
    <w:p w14:paraId="18A2C6C8" w14:textId="77777777" w:rsidR="00293393" w:rsidRPr="00D3326A" w:rsidRDefault="00293393" w:rsidP="00293393"/>
    <w:p w14:paraId="5E9C498A" w14:textId="77777777" w:rsidR="00247282" w:rsidRPr="00D3326A" w:rsidRDefault="00247282" w:rsidP="00271E8E">
      <w:pPr>
        <w:pStyle w:val="Ttulo3"/>
      </w:pPr>
      <w:bookmarkStart w:id="32" w:name="_Toc211938166"/>
      <w:r w:rsidRPr="00D3326A">
        <w:t xml:space="preserve">3.4.1 Engenharia de </w:t>
      </w:r>
      <w:proofErr w:type="spellStart"/>
      <w:r w:rsidRPr="00D3326A">
        <w:rPr>
          <w:i/>
          <w:iCs/>
        </w:rPr>
        <w:t>Features</w:t>
      </w:r>
      <w:proofErr w:type="spellEnd"/>
      <w:r w:rsidRPr="00D3326A">
        <w:t xml:space="preserve"> e de Rótulos (</w:t>
      </w:r>
      <w:r w:rsidRPr="00D3326A">
        <w:rPr>
          <w:i/>
          <w:iCs/>
        </w:rPr>
        <w:t>Target</w:t>
      </w:r>
      <w:r w:rsidRPr="00D3326A">
        <w:t>)</w:t>
      </w:r>
      <w:bookmarkEnd w:id="32"/>
    </w:p>
    <w:p w14:paraId="21D5C3A9" w14:textId="77777777" w:rsidR="00293393" w:rsidRDefault="00293393" w:rsidP="00293393"/>
    <w:p w14:paraId="2CBE1391" w14:textId="17408908" w:rsidR="00247282" w:rsidRPr="00293393" w:rsidRDefault="00247282" w:rsidP="00293393">
      <w:r w:rsidRPr="00293393">
        <w:t xml:space="preserve">Para aumentar o poder preditivo dos modelos, foram criadas </w:t>
      </w:r>
      <w:proofErr w:type="spellStart"/>
      <w:r w:rsidRPr="00293393">
        <w:rPr>
          <w:i/>
          <w:iCs/>
        </w:rPr>
        <w:t>features</w:t>
      </w:r>
      <w:proofErr w:type="spellEnd"/>
      <w:r w:rsidRPr="00293393">
        <w:t xml:space="preserve"> adicionais. A mais notável é a </w:t>
      </w:r>
      <w:proofErr w:type="spellStart"/>
      <w:r w:rsidRPr="00293393">
        <w:t>preco_sobre_graham</w:t>
      </w:r>
      <w:proofErr w:type="spellEnd"/>
      <w:r w:rsidRPr="00293393">
        <w:t>, que calcula a razão entre a cotação atual e o Valor Intrínseco de Graham, conforme a fórmula apresentada no capítulo anterior.</w:t>
      </w:r>
    </w:p>
    <w:p w14:paraId="130172C0" w14:textId="77777777" w:rsidR="00247282" w:rsidRPr="00293393" w:rsidRDefault="00247282" w:rsidP="00293393">
      <w:r w:rsidRPr="00293393">
        <w:t>Contudo, a etapa mais crítica para o modelo de classificação foi a engenharia do rótulo (variável-alvo). Inicialmente, foi considerada uma abordagem de rotulagem baseada em filtros e regras de negócio fixas (</w:t>
      </w:r>
      <w:proofErr w:type="spellStart"/>
      <w:r w:rsidRPr="00293393">
        <w:t>ex</w:t>
      </w:r>
      <w:proofErr w:type="spellEnd"/>
      <w:r w:rsidRPr="00293393">
        <w:t xml:space="preserve">: P/L &lt; 10 e ROE &gt; 15). No entanto, identificou-se corretamente que treinar um modelo de </w:t>
      </w:r>
      <w:proofErr w:type="spellStart"/>
      <w:r w:rsidRPr="00293393">
        <w:rPr>
          <w:i/>
          <w:iCs/>
        </w:rPr>
        <w:t>Machine</w:t>
      </w:r>
      <w:proofErr w:type="spellEnd"/>
      <w:r w:rsidRPr="00293393">
        <w:rPr>
          <w:i/>
          <w:iCs/>
        </w:rPr>
        <w:t xml:space="preserve"> Learning</w:t>
      </w:r>
      <w:r w:rsidRPr="00293393">
        <w:t xml:space="preserve"> com esses rótulos seria metodologicamente redundante; o modelo simplesmente aprenderia a replicar os filtros que já haviam sido pré-definidos, sem gerar novos </w:t>
      </w:r>
      <w:r w:rsidRPr="00293393">
        <w:rPr>
          <w:i/>
          <w:iCs/>
        </w:rPr>
        <w:t>insights</w:t>
      </w:r>
      <w:r w:rsidRPr="00293393">
        <w:t xml:space="preserve"> preditivos.</w:t>
      </w:r>
    </w:p>
    <w:p w14:paraId="399BF7C2" w14:textId="77777777" w:rsidR="00247282" w:rsidRPr="00293393" w:rsidRDefault="00247282" w:rsidP="00293393">
      <w:r w:rsidRPr="00293393">
        <w:lastRenderedPageBreak/>
        <w:t xml:space="preserve">Para resolver essa redundância, a abordagem de filtros foi abandonada e implementou-se uma estratégia de rotulagem baseada em desempenho futuro relativo. Nesta nova definição, o modelo foi treinado para prever o desempenho de uma ação em comparação com </w:t>
      </w:r>
      <w:proofErr w:type="gramStart"/>
      <w:r w:rsidRPr="00293393">
        <w:t>suas pares</w:t>
      </w:r>
      <w:proofErr w:type="gramEnd"/>
      <w:r w:rsidRPr="00293393">
        <w:t xml:space="preserve"> no mercado. O rótulo </w:t>
      </w:r>
      <w:proofErr w:type="spellStart"/>
      <w:r w:rsidRPr="00293393">
        <w:t>rotulo_desempenho_futuro</w:t>
      </w:r>
      <w:proofErr w:type="spellEnd"/>
      <w:r w:rsidRPr="00293393">
        <w:t xml:space="preserve"> foi definido da seguinte forma:</w:t>
      </w:r>
    </w:p>
    <w:p w14:paraId="2F7C964F" w14:textId="77777777" w:rsidR="00247282" w:rsidRPr="00293393" w:rsidRDefault="00247282" w:rsidP="00293393">
      <w:pPr>
        <w:pStyle w:val="PargrafodaLista"/>
        <w:numPr>
          <w:ilvl w:val="0"/>
          <w:numId w:val="40"/>
        </w:numPr>
      </w:pPr>
      <w:r w:rsidRPr="00293393">
        <w:t>Rótulo 1 (Bom Desempenho): Atribuído às ações que, em uma data D, estiveram no quartil superior (Top 25%) de retorno de preço N dias no futuro.</w:t>
      </w:r>
    </w:p>
    <w:p w14:paraId="599F1D74" w14:textId="77777777" w:rsidR="00247282" w:rsidRPr="00293393" w:rsidRDefault="00247282" w:rsidP="00293393">
      <w:pPr>
        <w:pStyle w:val="PargrafodaLista"/>
        <w:numPr>
          <w:ilvl w:val="0"/>
          <w:numId w:val="40"/>
        </w:numPr>
      </w:pPr>
      <w:r w:rsidRPr="00293393">
        <w:t>Rótulo 0 (Mau Desempenho): Atribuído às ações que estiveram no quartil inferior (</w:t>
      </w:r>
      <w:proofErr w:type="spellStart"/>
      <w:r w:rsidRPr="00293393">
        <w:t>Bottom</w:t>
      </w:r>
      <w:proofErr w:type="spellEnd"/>
      <w:r w:rsidRPr="00293393">
        <w:t xml:space="preserve"> 25%).</w:t>
      </w:r>
    </w:p>
    <w:p w14:paraId="2BAF54FD" w14:textId="77777777" w:rsidR="00293393" w:rsidRDefault="00293393" w:rsidP="00293393"/>
    <w:p w14:paraId="4839D34A" w14:textId="54CF319E" w:rsidR="00247282" w:rsidRDefault="00247282" w:rsidP="00293393">
      <w:r w:rsidRPr="00D3326A">
        <w:t xml:space="preserve">As ações no intervalo interquartil (meio) foram descartadas do treinamento para criar uma separação mais clara entre os dois extremos. Esta abordagem forçou o modelo a aprender os padrões complexos nos indicadores fundamentalistas que, de fato, precedem um desempenho de preço superior ou inferior ao da média do mercado. A busca pelo preço futuro N dias à frente foi implementada de forma robusta com a função </w:t>
      </w:r>
      <w:proofErr w:type="spellStart"/>
      <w:proofErr w:type="gramStart"/>
      <w:r w:rsidRPr="00D3326A">
        <w:t>pandas.merge</w:t>
      </w:r>
      <w:proofErr w:type="gramEnd"/>
      <w:r w:rsidRPr="00D3326A">
        <w:t>_asof</w:t>
      </w:r>
      <w:proofErr w:type="spellEnd"/>
      <w:r w:rsidRPr="00D3326A">
        <w:t>, que lida corretamente com fins de semana e feriados ao buscar a próxima cotação disponível.</w:t>
      </w:r>
    </w:p>
    <w:p w14:paraId="16945B6D" w14:textId="77777777" w:rsidR="00293393" w:rsidRPr="00D3326A" w:rsidRDefault="00293393" w:rsidP="00293393"/>
    <w:p w14:paraId="6D6BAA27" w14:textId="77777777" w:rsidR="00247282" w:rsidRPr="00D3326A" w:rsidRDefault="00247282" w:rsidP="00271E8E">
      <w:pPr>
        <w:pStyle w:val="Ttulo3"/>
      </w:pPr>
      <w:bookmarkStart w:id="33" w:name="_Toc211938167"/>
      <w:r w:rsidRPr="00D3326A">
        <w:t>3.4.2 Treinamento do Modelo de Classificação</w:t>
      </w:r>
      <w:bookmarkEnd w:id="33"/>
    </w:p>
    <w:p w14:paraId="52746091" w14:textId="77777777" w:rsidR="00293393" w:rsidRDefault="00293393" w:rsidP="00293393"/>
    <w:p w14:paraId="566B8610" w14:textId="0EC2639E" w:rsidR="00247282" w:rsidRPr="00D3326A" w:rsidRDefault="00247282" w:rsidP="00293393">
      <w:r w:rsidRPr="00D3326A">
        <w:t xml:space="preserve">O script classificador.py orquestra o treinamento do </w:t>
      </w:r>
      <w:proofErr w:type="spellStart"/>
      <w:r w:rsidRPr="00D3326A">
        <w:t>RandomForestClassifier</w:t>
      </w:r>
      <w:proofErr w:type="spellEnd"/>
      <w:r w:rsidRPr="00D3326A">
        <w:t>. O processo segue rigorosamente as boas práticas para dados temporais: primeiramente, 20% dos dados mais recentes são separados como um conjunto de teste final (</w:t>
      </w:r>
      <w:proofErr w:type="spellStart"/>
      <w:r w:rsidRPr="00D3326A">
        <w:rPr>
          <w:i/>
          <w:iCs/>
        </w:rPr>
        <w:t>hold</w:t>
      </w:r>
      <w:proofErr w:type="spellEnd"/>
      <w:r w:rsidRPr="00D3326A">
        <w:rPr>
          <w:i/>
          <w:iCs/>
        </w:rPr>
        <w:t>-out</w:t>
      </w:r>
      <w:r w:rsidRPr="00D3326A">
        <w:t>), que não é utilizado em nenhuma etapa de treinamento.</w:t>
      </w:r>
    </w:p>
    <w:p w14:paraId="7603033A" w14:textId="77777777" w:rsidR="00247282" w:rsidRPr="00D3326A" w:rsidRDefault="00247282" w:rsidP="00293393">
      <w:r w:rsidRPr="00D3326A">
        <w:t xml:space="preserve">Nos 80% restantes (dados de treino), é realizado um processo de otimização de </w:t>
      </w:r>
      <w:proofErr w:type="spellStart"/>
      <w:r w:rsidRPr="00D3326A">
        <w:t>hiperparâmetros</w:t>
      </w:r>
      <w:proofErr w:type="spellEnd"/>
      <w:r w:rsidRPr="00D3326A">
        <w:t xml:space="preserve"> com </w:t>
      </w:r>
      <w:proofErr w:type="spellStart"/>
      <w:r w:rsidRPr="00D3326A">
        <w:t>RandomizedSearchCV</w:t>
      </w:r>
      <w:proofErr w:type="spellEnd"/>
      <w:r w:rsidRPr="00D3326A">
        <w:t>. Esta técnica realiza uma busca aleatória (</w:t>
      </w:r>
      <w:proofErr w:type="spellStart"/>
      <w:r w:rsidRPr="00D3326A">
        <w:t>n_iter</w:t>
      </w:r>
      <w:proofErr w:type="spellEnd"/>
      <w:r w:rsidRPr="00D3326A">
        <w:t>=20) dentro de um espaço de parâmetros pré-definido (</w:t>
      </w:r>
      <w:proofErr w:type="spellStart"/>
      <w:r w:rsidRPr="00D3326A">
        <w:t>param_dist</w:t>
      </w:r>
      <w:proofErr w:type="spellEnd"/>
      <w:r w:rsidRPr="00D3326A">
        <w:t xml:space="preserve">). Conforme ilustrado na Figura X (baseada no </w:t>
      </w:r>
      <w:proofErr w:type="spellStart"/>
      <w:r w:rsidRPr="00D3326A">
        <w:rPr>
          <w:i/>
          <w:iCs/>
        </w:rPr>
        <w:t>screenshot</w:t>
      </w:r>
      <w:proofErr w:type="spellEnd"/>
      <w:r w:rsidRPr="00D3326A">
        <w:t xml:space="preserve">), essa busca testa diferentes combinações de </w:t>
      </w:r>
      <w:proofErr w:type="spellStart"/>
      <w:r w:rsidRPr="00D3326A">
        <w:t>hiperparâmetros</w:t>
      </w:r>
      <w:proofErr w:type="spellEnd"/>
      <w:r w:rsidRPr="00D3326A">
        <w:t xml:space="preserve"> cruciais do </w:t>
      </w:r>
      <w:proofErr w:type="spellStart"/>
      <w:r w:rsidRPr="00D3326A">
        <w:t>RandomForest</w:t>
      </w:r>
      <w:proofErr w:type="spellEnd"/>
      <w:r w:rsidRPr="00D3326A">
        <w:t xml:space="preserve">, como </w:t>
      </w:r>
      <w:proofErr w:type="spellStart"/>
      <w:r w:rsidRPr="00D3326A">
        <w:t>n_estimators</w:t>
      </w:r>
      <w:proofErr w:type="spellEnd"/>
      <w:r w:rsidRPr="00D3326A">
        <w:t xml:space="preserve"> (o número de árvores na floresta), </w:t>
      </w:r>
      <w:proofErr w:type="spellStart"/>
      <w:r w:rsidRPr="00D3326A">
        <w:t>max_depth</w:t>
      </w:r>
      <w:proofErr w:type="spellEnd"/>
      <w:r w:rsidRPr="00D3326A">
        <w:t xml:space="preserve"> (a profundidade máxima de cada árvore), </w:t>
      </w:r>
      <w:proofErr w:type="spellStart"/>
      <w:r w:rsidRPr="00D3326A">
        <w:t>min_samples_leaf</w:t>
      </w:r>
      <w:proofErr w:type="spellEnd"/>
      <w:r w:rsidRPr="00D3326A">
        <w:t xml:space="preserve"> (o </w:t>
      </w:r>
      <w:r w:rsidRPr="00D3326A">
        <w:lastRenderedPageBreak/>
        <w:t xml:space="preserve">número mínimo de amostras em uma folha) e </w:t>
      </w:r>
      <w:proofErr w:type="spellStart"/>
      <w:r w:rsidRPr="00D3326A">
        <w:t>max_features</w:t>
      </w:r>
      <w:proofErr w:type="spellEnd"/>
      <w:r w:rsidRPr="00D3326A">
        <w:t xml:space="preserve"> (o número de </w:t>
      </w:r>
      <w:proofErr w:type="spellStart"/>
      <w:r w:rsidRPr="00D3326A">
        <w:rPr>
          <w:i/>
          <w:iCs/>
        </w:rPr>
        <w:t>features</w:t>
      </w:r>
      <w:proofErr w:type="spellEnd"/>
      <w:r w:rsidRPr="00D3326A">
        <w:t xml:space="preserve"> a considerar em cada divisão).</w:t>
      </w:r>
    </w:p>
    <w:p w14:paraId="6C9FCC17" w14:textId="77777777" w:rsidR="00247282" w:rsidRPr="00D3326A" w:rsidRDefault="00247282" w:rsidP="00293393">
      <w:r w:rsidRPr="00D3326A">
        <w:t>Para garantir que o modelo nunca seja treinado com dados do futuro, este processo de otimização utiliza a validação cruzada para séries temporais (</w:t>
      </w:r>
      <w:proofErr w:type="spellStart"/>
      <w:r w:rsidRPr="00D3326A">
        <w:t>TimeSeriesSplit</w:t>
      </w:r>
      <w:proofErr w:type="spellEnd"/>
      <w:r w:rsidRPr="00D3326A">
        <w:t xml:space="preserve">). A métrica de avaliação utilizada para selecionar a melhor combinação de parâmetros é a </w:t>
      </w:r>
      <w:proofErr w:type="spellStart"/>
      <w:r w:rsidRPr="00D3326A">
        <w:t>roc_auc</w:t>
      </w:r>
      <w:proofErr w:type="spellEnd"/>
      <w:r w:rsidRPr="00D3326A">
        <w:t xml:space="preserve">, e o modelo que apresenta o melhor </w:t>
      </w:r>
      <w:r w:rsidRPr="00D3326A">
        <w:rPr>
          <w:i/>
          <w:iCs/>
        </w:rPr>
        <w:t>score</w:t>
      </w:r>
      <w:r w:rsidRPr="00D3326A">
        <w:t xml:space="preserve"> (</w:t>
      </w:r>
      <w:proofErr w:type="spellStart"/>
      <w:proofErr w:type="gramStart"/>
      <w:r w:rsidRPr="00D3326A">
        <w:t>search.best</w:t>
      </w:r>
      <w:proofErr w:type="gramEnd"/>
      <w:r w:rsidRPr="00D3326A">
        <w:t>_score</w:t>
      </w:r>
      <w:proofErr w:type="spellEnd"/>
      <w:r w:rsidRPr="00D3326A">
        <w:t>_) é escolhido.</w:t>
      </w:r>
    </w:p>
    <w:p w14:paraId="496590A8" w14:textId="77777777" w:rsidR="00247282" w:rsidRDefault="00247282" w:rsidP="00293393">
      <w:r w:rsidRPr="00D3326A">
        <w:t xml:space="preserve">Após o treinamento do modelo otimizado, é possível extrair a "importância das </w:t>
      </w:r>
      <w:proofErr w:type="spellStart"/>
      <w:r w:rsidRPr="00D3326A">
        <w:rPr>
          <w:i/>
          <w:iCs/>
        </w:rPr>
        <w:t>features</w:t>
      </w:r>
      <w:proofErr w:type="spellEnd"/>
      <w:r w:rsidRPr="00D3326A">
        <w:t>" (</w:t>
      </w:r>
      <w:proofErr w:type="spellStart"/>
      <w:r w:rsidRPr="00D3326A">
        <w:rPr>
          <w:i/>
          <w:iCs/>
        </w:rPr>
        <w:t>feature</w:t>
      </w:r>
      <w:proofErr w:type="spellEnd"/>
      <w:r w:rsidRPr="00D3326A">
        <w:rPr>
          <w:i/>
          <w:iCs/>
        </w:rPr>
        <w:t xml:space="preserve"> </w:t>
      </w:r>
      <w:proofErr w:type="spellStart"/>
      <w:r w:rsidRPr="00D3326A">
        <w:rPr>
          <w:i/>
          <w:iCs/>
        </w:rPr>
        <w:t>importance</w:t>
      </w:r>
      <w:proofErr w:type="spellEnd"/>
      <w:r w:rsidRPr="00D3326A">
        <w:t xml:space="preserve">), que indica o quanto cada indicador contribuiu para a capacidade de decisão do </w:t>
      </w:r>
      <w:proofErr w:type="spellStart"/>
      <w:r w:rsidRPr="00D3326A">
        <w:t>RandomForest</w:t>
      </w:r>
      <w:proofErr w:type="spellEnd"/>
      <w:r w:rsidRPr="00D3326A">
        <w:t xml:space="preserve">. A Tabela 1 apresenta as 10 </w:t>
      </w:r>
      <w:proofErr w:type="spellStart"/>
      <w:r w:rsidRPr="00D3326A">
        <w:rPr>
          <w:i/>
          <w:iCs/>
        </w:rPr>
        <w:t>features</w:t>
      </w:r>
      <w:proofErr w:type="spellEnd"/>
      <w:r w:rsidRPr="00D3326A">
        <w:t xml:space="preserve"> de maior relevância identificadas pelo modelo.</w:t>
      </w:r>
    </w:p>
    <w:p w14:paraId="0512EEA6" w14:textId="77777777" w:rsidR="001F5CFA" w:rsidRPr="001F5CFA" w:rsidRDefault="001F5CFA" w:rsidP="001F5CFA"/>
    <w:p w14:paraId="42F75D56" w14:textId="47564187" w:rsidR="009E2053" w:rsidRPr="009E2053" w:rsidRDefault="009E2053" w:rsidP="001F5CFA">
      <w:pPr>
        <w:pStyle w:val="NormalWeb"/>
        <w:spacing w:before="0" w:beforeAutospacing="0" w:after="0" w:afterAutospacing="0"/>
        <w:jc w:val="center"/>
        <w:rPr>
          <w:sz w:val="22"/>
          <w:szCs w:val="22"/>
        </w:rPr>
      </w:pPr>
      <w:bookmarkStart w:id="34" w:name="_Toc211940021"/>
      <w:r w:rsidRPr="009E2053">
        <w:rPr>
          <w:sz w:val="22"/>
          <w:szCs w:val="22"/>
        </w:rPr>
        <w:t xml:space="preserve">Tabela </w:t>
      </w:r>
      <w:r w:rsidRPr="009E2053">
        <w:rPr>
          <w:sz w:val="22"/>
          <w:szCs w:val="22"/>
        </w:rPr>
        <w:fldChar w:fldCharType="begin"/>
      </w:r>
      <w:r w:rsidRPr="009E2053">
        <w:rPr>
          <w:sz w:val="22"/>
          <w:szCs w:val="22"/>
        </w:rPr>
        <w:instrText xml:space="preserve"> SEQ Tabela \* ARABIC </w:instrText>
      </w:r>
      <w:r w:rsidRPr="009E2053">
        <w:rPr>
          <w:sz w:val="22"/>
          <w:szCs w:val="22"/>
        </w:rPr>
        <w:fldChar w:fldCharType="separate"/>
      </w:r>
      <w:r w:rsidR="00A62AA4">
        <w:rPr>
          <w:noProof/>
          <w:sz w:val="22"/>
          <w:szCs w:val="22"/>
        </w:rPr>
        <w:t>1</w:t>
      </w:r>
      <w:r w:rsidRPr="009E2053">
        <w:rPr>
          <w:sz w:val="22"/>
          <w:szCs w:val="22"/>
        </w:rPr>
        <w:fldChar w:fldCharType="end"/>
      </w:r>
      <w:r w:rsidRPr="009E2053">
        <w:rPr>
          <w:sz w:val="22"/>
          <w:szCs w:val="22"/>
        </w:rPr>
        <w:t xml:space="preserve"> Top 10 </w:t>
      </w:r>
      <w:proofErr w:type="spellStart"/>
      <w:r w:rsidRPr="009E2053">
        <w:rPr>
          <w:sz w:val="22"/>
          <w:szCs w:val="22"/>
        </w:rPr>
        <w:t>Features</w:t>
      </w:r>
      <w:proofErr w:type="spellEnd"/>
      <w:r w:rsidRPr="009E2053">
        <w:rPr>
          <w:sz w:val="22"/>
          <w:szCs w:val="22"/>
        </w:rPr>
        <w:t xml:space="preserve"> Mais Relevantes Para A Construção Do Modelo</w:t>
      </w:r>
      <w:bookmarkEnd w:id="3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7"/>
        <w:gridCol w:w="1418"/>
      </w:tblGrid>
      <w:tr w:rsidR="00247282" w:rsidRPr="00D3326A" w14:paraId="26DD18FB" w14:textId="77777777" w:rsidTr="009E2053">
        <w:trPr>
          <w:jc w:val="center"/>
        </w:trPr>
        <w:tc>
          <w:tcPr>
            <w:tcW w:w="2338" w:type="dxa"/>
          </w:tcPr>
          <w:p w14:paraId="283882F6" w14:textId="77777777" w:rsidR="00247282" w:rsidRPr="00D3326A" w:rsidRDefault="00247282" w:rsidP="001F5CFA">
            <w:pPr>
              <w:pStyle w:val="NormalWeb"/>
              <w:spacing w:before="0" w:beforeAutospacing="0" w:after="0" w:afterAutospacing="0"/>
            </w:pPr>
            <w:proofErr w:type="spellStart"/>
            <w:r w:rsidRPr="00D3326A">
              <w:t>Feature</w:t>
            </w:r>
            <w:proofErr w:type="spellEnd"/>
          </w:p>
        </w:tc>
        <w:tc>
          <w:tcPr>
            <w:tcW w:w="1418" w:type="dxa"/>
          </w:tcPr>
          <w:p w14:paraId="1B04EBF7" w14:textId="77777777" w:rsidR="00247282" w:rsidRPr="00D3326A" w:rsidRDefault="00247282" w:rsidP="001F5CFA">
            <w:pPr>
              <w:pStyle w:val="NormalWeb"/>
              <w:spacing w:before="0" w:beforeAutospacing="0" w:after="0" w:afterAutospacing="0"/>
            </w:pPr>
            <w:r w:rsidRPr="00D3326A">
              <w:t>Relevância</w:t>
            </w:r>
          </w:p>
        </w:tc>
      </w:tr>
      <w:tr w:rsidR="00247282" w:rsidRPr="00D3326A" w14:paraId="158EAA24" w14:textId="77777777" w:rsidTr="009E2053">
        <w:trPr>
          <w:jc w:val="center"/>
        </w:trPr>
        <w:tc>
          <w:tcPr>
            <w:tcW w:w="2338" w:type="dxa"/>
          </w:tcPr>
          <w:p w14:paraId="0B141C25" w14:textId="77777777" w:rsidR="00247282" w:rsidRPr="00D3326A" w:rsidRDefault="00247282" w:rsidP="001F5CFA">
            <w:pPr>
              <w:pStyle w:val="NormalWeb"/>
              <w:spacing w:before="0" w:beforeAutospacing="0" w:after="0" w:afterAutospacing="0"/>
            </w:pPr>
            <w:proofErr w:type="spellStart"/>
            <w:r w:rsidRPr="00D3326A">
              <w:t>preco_sobre_graham</w:t>
            </w:r>
            <w:proofErr w:type="spellEnd"/>
          </w:p>
        </w:tc>
        <w:tc>
          <w:tcPr>
            <w:tcW w:w="1418" w:type="dxa"/>
          </w:tcPr>
          <w:p w14:paraId="1D886B72" w14:textId="77777777" w:rsidR="00247282" w:rsidRPr="00D3326A" w:rsidRDefault="00247282" w:rsidP="001F5CFA">
            <w:pPr>
              <w:pStyle w:val="NormalWeb"/>
              <w:spacing w:before="0" w:beforeAutospacing="0" w:after="0" w:afterAutospacing="0"/>
            </w:pPr>
            <w:r w:rsidRPr="00D3326A">
              <w:t>0.104585</w:t>
            </w:r>
          </w:p>
        </w:tc>
      </w:tr>
      <w:tr w:rsidR="00247282" w:rsidRPr="00D3326A" w14:paraId="28FE0923" w14:textId="77777777" w:rsidTr="009E2053">
        <w:trPr>
          <w:jc w:val="center"/>
        </w:trPr>
        <w:tc>
          <w:tcPr>
            <w:tcW w:w="2338" w:type="dxa"/>
          </w:tcPr>
          <w:p w14:paraId="1D21E39F" w14:textId="77777777" w:rsidR="00247282" w:rsidRPr="00D3326A" w:rsidRDefault="00247282" w:rsidP="001F5CFA">
            <w:pPr>
              <w:pStyle w:val="NormalWeb"/>
              <w:spacing w:before="0" w:beforeAutospacing="0" w:after="0" w:afterAutospacing="0"/>
            </w:pPr>
            <w:proofErr w:type="spellStart"/>
            <w:r w:rsidRPr="00D3326A">
              <w:t>pl</w:t>
            </w:r>
            <w:proofErr w:type="spellEnd"/>
          </w:p>
        </w:tc>
        <w:tc>
          <w:tcPr>
            <w:tcW w:w="1418" w:type="dxa"/>
          </w:tcPr>
          <w:p w14:paraId="38261B9C" w14:textId="77777777" w:rsidR="00247282" w:rsidRPr="00D3326A" w:rsidRDefault="00247282" w:rsidP="001F5CFA">
            <w:pPr>
              <w:pStyle w:val="NormalWeb"/>
              <w:spacing w:before="0" w:beforeAutospacing="0" w:after="0" w:afterAutospacing="0"/>
            </w:pPr>
            <w:r w:rsidRPr="00D3326A">
              <w:t>0.095758</w:t>
            </w:r>
          </w:p>
        </w:tc>
      </w:tr>
      <w:tr w:rsidR="00247282" w:rsidRPr="00D3326A" w14:paraId="050D3226" w14:textId="77777777" w:rsidTr="009E2053">
        <w:trPr>
          <w:jc w:val="center"/>
        </w:trPr>
        <w:tc>
          <w:tcPr>
            <w:tcW w:w="2338" w:type="dxa"/>
          </w:tcPr>
          <w:p w14:paraId="34B158E9" w14:textId="77777777" w:rsidR="00247282" w:rsidRPr="00D3326A" w:rsidRDefault="00247282" w:rsidP="001F5CFA">
            <w:pPr>
              <w:pStyle w:val="NormalWeb"/>
              <w:spacing w:before="0" w:beforeAutospacing="0" w:after="0" w:afterAutospacing="0"/>
            </w:pPr>
            <w:proofErr w:type="spellStart"/>
            <w:r w:rsidRPr="00D3326A">
              <w:t>roe</w:t>
            </w:r>
            <w:proofErr w:type="spellEnd"/>
          </w:p>
        </w:tc>
        <w:tc>
          <w:tcPr>
            <w:tcW w:w="1418" w:type="dxa"/>
          </w:tcPr>
          <w:p w14:paraId="12ACAA47" w14:textId="77777777" w:rsidR="00247282" w:rsidRPr="00D3326A" w:rsidRDefault="00247282" w:rsidP="001F5CFA">
            <w:pPr>
              <w:pStyle w:val="NormalWeb"/>
              <w:spacing w:before="0" w:beforeAutospacing="0" w:after="0" w:afterAutospacing="0"/>
            </w:pPr>
            <w:r w:rsidRPr="00D3326A">
              <w:t>0.078315</w:t>
            </w:r>
          </w:p>
        </w:tc>
      </w:tr>
      <w:tr w:rsidR="00247282" w:rsidRPr="00D3326A" w14:paraId="0203A545" w14:textId="77777777" w:rsidTr="009E2053">
        <w:trPr>
          <w:jc w:val="center"/>
        </w:trPr>
        <w:tc>
          <w:tcPr>
            <w:tcW w:w="2338" w:type="dxa"/>
          </w:tcPr>
          <w:p w14:paraId="664992CD" w14:textId="77777777" w:rsidR="00247282" w:rsidRPr="00D3326A" w:rsidRDefault="00247282" w:rsidP="001F5CFA">
            <w:pPr>
              <w:pStyle w:val="NormalWeb"/>
              <w:spacing w:before="0" w:beforeAutospacing="0" w:after="0" w:afterAutospacing="0"/>
            </w:pPr>
            <w:proofErr w:type="spellStart"/>
            <w:r w:rsidRPr="00D3326A">
              <w:t>fund_bad</w:t>
            </w:r>
            <w:proofErr w:type="spellEnd"/>
          </w:p>
        </w:tc>
        <w:tc>
          <w:tcPr>
            <w:tcW w:w="1418" w:type="dxa"/>
          </w:tcPr>
          <w:p w14:paraId="2F91A8C0" w14:textId="77777777" w:rsidR="00247282" w:rsidRPr="00D3326A" w:rsidRDefault="00247282" w:rsidP="001F5CFA">
            <w:pPr>
              <w:pStyle w:val="NormalWeb"/>
              <w:spacing w:before="0" w:beforeAutospacing="0" w:after="0" w:afterAutospacing="0"/>
            </w:pPr>
            <w:r w:rsidRPr="00D3326A">
              <w:t>0.062879</w:t>
            </w:r>
          </w:p>
        </w:tc>
      </w:tr>
      <w:tr w:rsidR="00247282" w:rsidRPr="00D3326A" w14:paraId="0A64DA45" w14:textId="77777777" w:rsidTr="009E2053">
        <w:trPr>
          <w:trHeight w:val="302"/>
          <w:jc w:val="center"/>
        </w:trPr>
        <w:tc>
          <w:tcPr>
            <w:tcW w:w="2338" w:type="dxa"/>
          </w:tcPr>
          <w:p w14:paraId="60E80189" w14:textId="77777777" w:rsidR="00247282" w:rsidRPr="00D3326A" w:rsidRDefault="00247282" w:rsidP="001F5CFA">
            <w:pPr>
              <w:pStyle w:val="NormalWeb"/>
              <w:spacing w:before="0" w:beforeAutospacing="0" w:after="0" w:afterAutospacing="0"/>
            </w:pPr>
            <w:r w:rsidRPr="00D3326A">
              <w:t>variacao_12m</w:t>
            </w:r>
          </w:p>
        </w:tc>
        <w:tc>
          <w:tcPr>
            <w:tcW w:w="1418" w:type="dxa"/>
          </w:tcPr>
          <w:p w14:paraId="3F8FCAD3" w14:textId="77777777" w:rsidR="00247282" w:rsidRPr="00D3326A" w:rsidRDefault="00247282" w:rsidP="001F5CFA">
            <w:pPr>
              <w:pStyle w:val="NormalWeb"/>
              <w:spacing w:before="0" w:beforeAutospacing="0" w:after="0" w:afterAutospacing="0"/>
            </w:pPr>
            <w:r w:rsidRPr="00D3326A">
              <w:t>0.061372</w:t>
            </w:r>
          </w:p>
        </w:tc>
      </w:tr>
      <w:tr w:rsidR="00247282" w:rsidRPr="00D3326A" w14:paraId="48CCFF74" w14:textId="77777777" w:rsidTr="009E2053">
        <w:trPr>
          <w:trHeight w:val="302"/>
          <w:jc w:val="center"/>
        </w:trPr>
        <w:tc>
          <w:tcPr>
            <w:tcW w:w="2338" w:type="dxa"/>
          </w:tcPr>
          <w:p w14:paraId="5A1645D5" w14:textId="77777777" w:rsidR="00247282" w:rsidRPr="00D3326A" w:rsidRDefault="00247282" w:rsidP="001F5CFA">
            <w:pPr>
              <w:pStyle w:val="NormalWeb"/>
              <w:spacing w:before="0" w:beforeAutospacing="0" w:after="0" w:afterAutospacing="0"/>
            </w:pPr>
            <w:proofErr w:type="spellStart"/>
            <w:r w:rsidRPr="00D3326A">
              <w:t>margem_liquida</w:t>
            </w:r>
            <w:proofErr w:type="spellEnd"/>
          </w:p>
        </w:tc>
        <w:tc>
          <w:tcPr>
            <w:tcW w:w="1418" w:type="dxa"/>
          </w:tcPr>
          <w:p w14:paraId="2381E222" w14:textId="77777777" w:rsidR="00247282" w:rsidRPr="00D3326A" w:rsidRDefault="00247282" w:rsidP="001F5CFA">
            <w:pPr>
              <w:pStyle w:val="NormalWeb"/>
              <w:spacing w:before="0" w:beforeAutospacing="0" w:after="0" w:afterAutospacing="0"/>
            </w:pPr>
            <w:r w:rsidRPr="00D3326A">
              <w:t>0.058691</w:t>
            </w:r>
          </w:p>
        </w:tc>
      </w:tr>
      <w:tr w:rsidR="00247282" w:rsidRPr="00D3326A" w14:paraId="1B6A7E2A" w14:textId="77777777" w:rsidTr="009E2053">
        <w:trPr>
          <w:trHeight w:val="302"/>
          <w:jc w:val="center"/>
        </w:trPr>
        <w:tc>
          <w:tcPr>
            <w:tcW w:w="2338" w:type="dxa"/>
          </w:tcPr>
          <w:p w14:paraId="7B70DB74" w14:textId="77777777" w:rsidR="00247282" w:rsidRPr="00D3326A" w:rsidRDefault="00247282" w:rsidP="001F5CFA">
            <w:pPr>
              <w:pStyle w:val="NormalWeb"/>
              <w:spacing w:before="0" w:beforeAutospacing="0" w:after="0" w:afterAutospacing="0"/>
            </w:pPr>
            <w:proofErr w:type="spellStart"/>
            <w:r w:rsidRPr="00D3326A">
              <w:t>dividend_yield</w:t>
            </w:r>
            <w:proofErr w:type="spellEnd"/>
          </w:p>
        </w:tc>
        <w:tc>
          <w:tcPr>
            <w:tcW w:w="1418" w:type="dxa"/>
          </w:tcPr>
          <w:p w14:paraId="339FFAEF" w14:textId="77777777" w:rsidR="00247282" w:rsidRPr="00D3326A" w:rsidRDefault="00247282" w:rsidP="001F5CFA">
            <w:pPr>
              <w:pStyle w:val="NormalWeb"/>
              <w:spacing w:before="0" w:beforeAutospacing="0" w:after="0" w:afterAutospacing="0"/>
            </w:pPr>
            <w:r w:rsidRPr="00D3326A">
              <w:t>0.052189</w:t>
            </w:r>
          </w:p>
        </w:tc>
      </w:tr>
      <w:tr w:rsidR="00247282" w:rsidRPr="00D3326A" w14:paraId="0ABABEFB" w14:textId="77777777" w:rsidTr="009E2053">
        <w:trPr>
          <w:trHeight w:val="302"/>
          <w:jc w:val="center"/>
        </w:trPr>
        <w:tc>
          <w:tcPr>
            <w:tcW w:w="2338" w:type="dxa"/>
          </w:tcPr>
          <w:p w14:paraId="5F76D4D7" w14:textId="77777777" w:rsidR="00247282" w:rsidRPr="00D3326A" w:rsidRDefault="00247282" w:rsidP="001F5CFA">
            <w:pPr>
              <w:pStyle w:val="NormalWeb"/>
              <w:spacing w:before="0" w:beforeAutospacing="0" w:after="0" w:afterAutospacing="0"/>
            </w:pPr>
            <w:r w:rsidRPr="00D3326A">
              <w:t>roa</w:t>
            </w:r>
          </w:p>
        </w:tc>
        <w:tc>
          <w:tcPr>
            <w:tcW w:w="1418" w:type="dxa"/>
          </w:tcPr>
          <w:p w14:paraId="6CD03629" w14:textId="77777777" w:rsidR="00247282" w:rsidRPr="00D3326A" w:rsidRDefault="00247282" w:rsidP="001F5CFA">
            <w:pPr>
              <w:pStyle w:val="NormalWeb"/>
              <w:spacing w:before="0" w:beforeAutospacing="0" w:after="0" w:afterAutospacing="0"/>
            </w:pPr>
            <w:r w:rsidRPr="00D3326A">
              <w:t>0.050483</w:t>
            </w:r>
          </w:p>
        </w:tc>
      </w:tr>
      <w:tr w:rsidR="00247282" w:rsidRPr="00D3326A" w14:paraId="387457F0" w14:textId="77777777" w:rsidTr="009E2053">
        <w:trPr>
          <w:trHeight w:val="302"/>
          <w:jc w:val="center"/>
        </w:trPr>
        <w:tc>
          <w:tcPr>
            <w:tcW w:w="2338" w:type="dxa"/>
          </w:tcPr>
          <w:p w14:paraId="393D4EDE" w14:textId="77777777" w:rsidR="00247282" w:rsidRPr="00D3326A" w:rsidRDefault="00247282" w:rsidP="001F5CFA">
            <w:pPr>
              <w:pStyle w:val="NormalWeb"/>
              <w:spacing w:before="0" w:beforeAutospacing="0" w:after="0" w:afterAutospacing="0"/>
            </w:pPr>
            <w:proofErr w:type="spellStart"/>
            <w:r w:rsidRPr="00D3326A">
              <w:t>p_cap_giro</w:t>
            </w:r>
            <w:proofErr w:type="spellEnd"/>
          </w:p>
        </w:tc>
        <w:tc>
          <w:tcPr>
            <w:tcW w:w="1418" w:type="dxa"/>
          </w:tcPr>
          <w:p w14:paraId="00077085" w14:textId="77777777" w:rsidR="00247282" w:rsidRPr="00D3326A" w:rsidRDefault="00247282" w:rsidP="001F5CFA">
            <w:pPr>
              <w:pStyle w:val="NormalWeb"/>
              <w:spacing w:before="0" w:beforeAutospacing="0" w:after="0" w:afterAutospacing="0"/>
            </w:pPr>
            <w:r w:rsidRPr="00D3326A">
              <w:t>0.047274</w:t>
            </w:r>
          </w:p>
        </w:tc>
      </w:tr>
      <w:tr w:rsidR="00247282" w:rsidRPr="00D3326A" w14:paraId="4F2745A7" w14:textId="77777777" w:rsidTr="009E2053">
        <w:trPr>
          <w:trHeight w:val="302"/>
          <w:jc w:val="center"/>
        </w:trPr>
        <w:tc>
          <w:tcPr>
            <w:tcW w:w="2338" w:type="dxa"/>
          </w:tcPr>
          <w:p w14:paraId="625E5FD0" w14:textId="77777777" w:rsidR="00247282" w:rsidRPr="00D3326A" w:rsidRDefault="00247282" w:rsidP="001F5CFA">
            <w:pPr>
              <w:pStyle w:val="NormalWeb"/>
              <w:spacing w:before="0" w:beforeAutospacing="0" w:after="0" w:afterAutospacing="0"/>
            </w:pPr>
            <w:proofErr w:type="spellStart"/>
            <w:r w:rsidRPr="00D3326A">
              <w:t>p_ebit</w:t>
            </w:r>
            <w:proofErr w:type="spellEnd"/>
          </w:p>
        </w:tc>
        <w:tc>
          <w:tcPr>
            <w:tcW w:w="1418" w:type="dxa"/>
          </w:tcPr>
          <w:p w14:paraId="598E9CEE" w14:textId="77777777" w:rsidR="00247282" w:rsidRPr="00D3326A" w:rsidRDefault="00247282" w:rsidP="001F5CFA">
            <w:pPr>
              <w:pStyle w:val="NormalWeb"/>
              <w:spacing w:before="0" w:beforeAutospacing="0" w:after="0" w:afterAutospacing="0"/>
            </w:pPr>
            <w:r w:rsidRPr="00D3326A">
              <w:t>0.046241</w:t>
            </w:r>
          </w:p>
        </w:tc>
      </w:tr>
    </w:tbl>
    <w:p w14:paraId="1A50503F" w14:textId="77777777" w:rsidR="009E2053" w:rsidRPr="009E2053" w:rsidRDefault="009E2053" w:rsidP="001F5CFA">
      <w:pPr>
        <w:widowControl w:val="0"/>
        <w:suppressAutoHyphens/>
        <w:spacing w:line="240" w:lineRule="auto"/>
        <w:ind w:firstLine="0"/>
        <w:jc w:val="center"/>
        <w:rPr>
          <w:noProof/>
          <w:sz w:val="22"/>
        </w:rPr>
      </w:pPr>
      <w:r w:rsidRPr="009E2053">
        <w:rPr>
          <w:noProof/>
          <w:sz w:val="22"/>
        </w:rPr>
        <w:t>Fonte: Elaborado pelo autor</w:t>
      </w:r>
    </w:p>
    <w:p w14:paraId="66D1F1A6" w14:textId="77777777" w:rsidR="009E2053" w:rsidRDefault="009E2053" w:rsidP="001F5CFA"/>
    <w:p w14:paraId="30A806CA" w14:textId="1F304A71" w:rsidR="00247282" w:rsidRPr="00D3326A" w:rsidRDefault="00247282" w:rsidP="00453B78">
      <w:r w:rsidRPr="00D3326A">
        <w:t xml:space="preserve">É notável que a </w:t>
      </w:r>
      <w:proofErr w:type="spellStart"/>
      <w:r w:rsidRPr="00D3326A">
        <w:rPr>
          <w:i/>
          <w:iCs/>
        </w:rPr>
        <w:t>feature</w:t>
      </w:r>
      <w:proofErr w:type="spellEnd"/>
      <w:r w:rsidRPr="00D3326A">
        <w:t xml:space="preserve"> de engenharia </w:t>
      </w:r>
      <w:proofErr w:type="spellStart"/>
      <w:r w:rsidRPr="00D3326A">
        <w:t>preco_sobre_graham</w:t>
      </w:r>
      <w:proofErr w:type="spellEnd"/>
      <w:r w:rsidRPr="00D3326A">
        <w:t xml:space="preserve"> e o indicador clássico </w:t>
      </w:r>
      <w:proofErr w:type="spellStart"/>
      <w:r w:rsidRPr="00D3326A">
        <w:t>pl</w:t>
      </w:r>
      <w:proofErr w:type="spellEnd"/>
      <w:r w:rsidRPr="00D3326A">
        <w:t xml:space="preserve"> (Preço/Lucro) foram os dois mais determinantes para o modelo, validando a abordagem de análise fundamentalista.</w:t>
      </w:r>
    </w:p>
    <w:p w14:paraId="3919352C" w14:textId="77777777" w:rsidR="00247282" w:rsidRPr="00D3326A" w:rsidRDefault="00247282" w:rsidP="00453B78">
      <w:r w:rsidRPr="00D3326A">
        <w:t xml:space="preserve">O modelo com estes melhores parâmetros é então </w:t>
      </w:r>
      <w:proofErr w:type="spellStart"/>
      <w:r w:rsidRPr="00D3326A">
        <w:t>re-treinado</w:t>
      </w:r>
      <w:proofErr w:type="spellEnd"/>
      <w:r w:rsidRPr="00D3326A">
        <w:t xml:space="preserve"> com todo o conjunto de dados de 80% e, por fim, salvo no </w:t>
      </w:r>
      <w:proofErr w:type="gramStart"/>
      <w:r w:rsidRPr="00D3326A">
        <w:t>formato .</w:t>
      </w:r>
      <w:proofErr w:type="spellStart"/>
      <w:r w:rsidRPr="00D3326A">
        <w:t>pkl</w:t>
      </w:r>
      <w:proofErr w:type="spellEnd"/>
      <w:proofErr w:type="gramEnd"/>
      <w:r w:rsidRPr="00D3326A">
        <w:t xml:space="preserve"> utilizando a biblioteca </w:t>
      </w:r>
      <w:proofErr w:type="spellStart"/>
      <w:r w:rsidRPr="00D3326A">
        <w:t>joblib</w:t>
      </w:r>
      <w:proofErr w:type="spellEnd"/>
      <w:r w:rsidRPr="00D3326A">
        <w:t>, pronto para ser usado pelo sistema de recomendação.</w:t>
      </w:r>
    </w:p>
    <w:p w14:paraId="17199EE5" w14:textId="77777777" w:rsidR="00247282" w:rsidRPr="00D3326A" w:rsidRDefault="00247282" w:rsidP="00453B78">
      <w:r w:rsidRPr="00D3326A">
        <w:t xml:space="preserve">O processo de desenvolvimento do modelo de classificação não foi linear. O treinamento inicial, embora funcional, revelou desafios críticos que exigiram refinamentos metodológicos para garantir que o modelo fosse não apenas preciso, mas </w:t>
      </w:r>
      <w:r w:rsidRPr="00D3326A">
        <w:lastRenderedPageBreak/>
        <w:t>também robusto e alinhado aos princípios de uma análise fundamentalista de qualidade. Esta seção detalha os principais problemas identificados e as soluções de engenharia implementadas.</w:t>
      </w:r>
    </w:p>
    <w:p w14:paraId="26DA8A2F" w14:textId="77777777" w:rsidR="006B025F" w:rsidRDefault="006B025F" w:rsidP="006B025F"/>
    <w:p w14:paraId="4CF17CB9" w14:textId="3C765FE6" w:rsidR="00247282" w:rsidRPr="00D3326A" w:rsidRDefault="00247282" w:rsidP="006B025F">
      <w:r w:rsidRPr="00D3326A">
        <w:t>Garantia da Qualidade dos Dados e Validação Temporal</w:t>
      </w:r>
    </w:p>
    <w:p w14:paraId="4B77E9E9" w14:textId="77777777" w:rsidR="00831C4E" w:rsidRDefault="00831C4E" w:rsidP="00831C4E"/>
    <w:p w14:paraId="674AB4A0" w14:textId="6D3954D2" w:rsidR="00247282" w:rsidRPr="00D3326A" w:rsidRDefault="00247282" w:rsidP="00831C4E">
      <w:r w:rsidRPr="00D3326A">
        <w:t>O primeiro desafio estava na preparação dos dados. Observou-se que a simples imputação de dados faltantes (preenchimento com a mediana) mascarava a realidade, atribuindo valores a indicadores que uma empresa simplesmente não possuía. Além disso, a coleta diária gerava múltiplas linhas quase idênticas no banco, o que viciava os quartis usados para a rotulagem, reduzindo a diversidade de exemplos para o treino.</w:t>
      </w:r>
    </w:p>
    <w:p w14:paraId="38003BC9" w14:textId="77777777" w:rsidR="00247282" w:rsidRPr="00D3326A" w:rsidRDefault="00247282" w:rsidP="00831C4E">
      <w:r w:rsidRPr="00D3326A">
        <w:t>Para sanar estas questões e prevenir o vazamento de dados temporais (</w:t>
      </w:r>
      <w:r w:rsidRPr="00D3326A">
        <w:rPr>
          <w:i/>
          <w:iCs/>
        </w:rPr>
        <w:t xml:space="preserve">data </w:t>
      </w:r>
      <w:proofErr w:type="spellStart"/>
      <w:r w:rsidRPr="00D3326A">
        <w:rPr>
          <w:i/>
          <w:iCs/>
        </w:rPr>
        <w:t>leakage</w:t>
      </w:r>
      <w:proofErr w:type="spellEnd"/>
      <w:r w:rsidRPr="00D3326A">
        <w:t xml:space="preserve">), foi implementado um </w:t>
      </w:r>
      <w:r w:rsidRPr="00D3326A">
        <w:rPr>
          <w:i/>
          <w:iCs/>
        </w:rPr>
        <w:t>framework</w:t>
      </w:r>
      <w:r w:rsidRPr="00D3326A">
        <w:t xml:space="preserve"> de validação mais rigoroso:</w:t>
      </w:r>
    </w:p>
    <w:p w14:paraId="7C0269CE" w14:textId="77777777" w:rsidR="00247282" w:rsidRPr="00831C4E" w:rsidRDefault="00247282" w:rsidP="00831C4E">
      <w:pPr>
        <w:pStyle w:val="PargrafodaLista"/>
        <w:numPr>
          <w:ilvl w:val="0"/>
          <w:numId w:val="41"/>
        </w:numPr>
      </w:pPr>
      <w:r w:rsidRPr="00831C4E">
        <w:t xml:space="preserve">Remoção de Imputação: O </w:t>
      </w:r>
      <w:proofErr w:type="spellStart"/>
      <w:r w:rsidRPr="00831C4E">
        <w:t>SimpleImputer</w:t>
      </w:r>
      <w:proofErr w:type="spellEnd"/>
      <w:r w:rsidRPr="00831C4E">
        <w:t xml:space="preserve"> foi descartado. Em vez de preencher dados faltantes, optou-se por remover as </w:t>
      </w:r>
      <w:proofErr w:type="spellStart"/>
      <w:r w:rsidRPr="00831C4E">
        <w:rPr>
          <w:i/>
          <w:iCs/>
        </w:rPr>
        <w:t>features</w:t>
      </w:r>
      <w:proofErr w:type="spellEnd"/>
      <w:r w:rsidRPr="00831C4E">
        <w:t xml:space="preserve"> que apresentavam alta inconsistência de coleta.</w:t>
      </w:r>
    </w:p>
    <w:p w14:paraId="03A1F13C" w14:textId="77777777" w:rsidR="00247282" w:rsidRPr="00831C4E" w:rsidRDefault="00247282" w:rsidP="00831C4E">
      <w:pPr>
        <w:pStyle w:val="PargrafodaLista"/>
        <w:numPr>
          <w:ilvl w:val="0"/>
          <w:numId w:val="41"/>
        </w:numPr>
      </w:pPr>
      <w:r w:rsidRPr="00831C4E">
        <w:t>Eliminação de Duplicatas: Antes da rotulagem, linhas com dados perfeitamente idênticos foram removidas para garantir que os quartis de desempenho fossem calculados sobre exemplos únicos.</w:t>
      </w:r>
    </w:p>
    <w:p w14:paraId="76B045C3" w14:textId="77777777" w:rsidR="00247282" w:rsidRPr="00831C4E" w:rsidRDefault="00247282" w:rsidP="00831C4E">
      <w:pPr>
        <w:pStyle w:val="PargrafodaLista"/>
        <w:numPr>
          <w:ilvl w:val="0"/>
          <w:numId w:val="41"/>
        </w:numPr>
      </w:pPr>
      <w:r w:rsidRPr="00831C4E">
        <w:t xml:space="preserve">Validação Temporal Estratificada: O conjunto de dados foi dividido de forma cronológica, com os 20% mais recentes sendo reservados como um conjunto de </w:t>
      </w:r>
      <w:proofErr w:type="spellStart"/>
      <w:r w:rsidRPr="00831C4E">
        <w:rPr>
          <w:i/>
          <w:iCs/>
        </w:rPr>
        <w:t>hold</w:t>
      </w:r>
      <w:proofErr w:type="spellEnd"/>
      <w:r w:rsidRPr="00831C4E">
        <w:rPr>
          <w:i/>
          <w:iCs/>
        </w:rPr>
        <w:t>-out</w:t>
      </w:r>
      <w:r w:rsidRPr="00831C4E">
        <w:t xml:space="preserve"> final, e todo o </w:t>
      </w:r>
      <w:proofErr w:type="spellStart"/>
      <w:r w:rsidRPr="00831C4E">
        <w:rPr>
          <w:i/>
          <w:iCs/>
        </w:rPr>
        <w:t>tuning</w:t>
      </w:r>
      <w:proofErr w:type="spellEnd"/>
      <w:r w:rsidRPr="00831C4E">
        <w:t xml:space="preserve"> de </w:t>
      </w:r>
      <w:proofErr w:type="spellStart"/>
      <w:r w:rsidRPr="00831C4E">
        <w:t>hiperparâmetros</w:t>
      </w:r>
      <w:proofErr w:type="spellEnd"/>
      <w:r w:rsidRPr="00831C4E">
        <w:t xml:space="preserve"> (via </w:t>
      </w:r>
      <w:proofErr w:type="spellStart"/>
      <w:r w:rsidRPr="00831C4E">
        <w:t>RandomizedSearchCV</w:t>
      </w:r>
      <w:proofErr w:type="spellEnd"/>
      <w:r w:rsidRPr="00831C4E">
        <w:t xml:space="preserve">) foi realizado no conjunto de treino utilizando a validação cruzada </w:t>
      </w:r>
      <w:proofErr w:type="spellStart"/>
      <w:r w:rsidRPr="00831C4E">
        <w:t>TimeSeriesSplit</w:t>
      </w:r>
      <w:proofErr w:type="spellEnd"/>
      <w:r w:rsidRPr="00831C4E">
        <w:t>.</w:t>
      </w:r>
    </w:p>
    <w:p w14:paraId="04890B80" w14:textId="77777777" w:rsidR="003B3D23" w:rsidRDefault="003B3D23" w:rsidP="003B3D23"/>
    <w:p w14:paraId="6371482B" w14:textId="40C78875" w:rsidR="00247282" w:rsidRPr="00D3326A" w:rsidRDefault="00247282" w:rsidP="003B3D23">
      <w:r w:rsidRPr="00D3326A">
        <w:t>Controle da Influência do Momentum</w:t>
      </w:r>
    </w:p>
    <w:p w14:paraId="48EC7419" w14:textId="77777777" w:rsidR="003B3D23" w:rsidRDefault="003B3D23" w:rsidP="003B3D23"/>
    <w:p w14:paraId="0BEA7D0E" w14:textId="34D4206B" w:rsidR="00247282" w:rsidRDefault="00247282" w:rsidP="003B3D23">
      <w:r w:rsidRPr="00D3326A">
        <w:t xml:space="preserve">Após o primeiro treinamento robusto, notou-se que a </w:t>
      </w:r>
      <w:proofErr w:type="spellStart"/>
      <w:r w:rsidRPr="00D3326A">
        <w:rPr>
          <w:i/>
          <w:iCs/>
        </w:rPr>
        <w:t>feature</w:t>
      </w:r>
      <w:proofErr w:type="spellEnd"/>
      <w:r w:rsidRPr="00D3326A">
        <w:t xml:space="preserve"> variacao_12m (momentum de 12 meses) havia se tornado a mais importante. Isso gerou a preocupação de que o modelo estivesse desenvolvendo um viés para "comprar no topo", recomendando ações que já haviam se valorizado muito, sem considerar a qualidade de </w:t>
      </w:r>
      <w:r w:rsidRPr="00D3326A">
        <w:lastRenderedPageBreak/>
        <w:t xml:space="preserve">seus fundamentos. A solução implementada foi ajustar o </w:t>
      </w:r>
      <w:proofErr w:type="spellStart"/>
      <w:r w:rsidRPr="00D3326A">
        <w:t>hiperparâmetro</w:t>
      </w:r>
      <w:proofErr w:type="spellEnd"/>
      <w:r w:rsidRPr="00D3326A">
        <w:t xml:space="preserve"> </w:t>
      </w:r>
      <w:proofErr w:type="spellStart"/>
      <w:r w:rsidRPr="00D3326A">
        <w:t>max_features</w:t>
      </w:r>
      <w:proofErr w:type="spellEnd"/>
      <w:r w:rsidRPr="00D3326A">
        <w:t xml:space="preserve"> do </w:t>
      </w:r>
      <w:proofErr w:type="spellStart"/>
      <w:r w:rsidRPr="00D3326A">
        <w:t>RandomForestClassifier</w:t>
      </w:r>
      <w:proofErr w:type="spellEnd"/>
      <w:r w:rsidRPr="00D3326A">
        <w:t xml:space="preserve"> para 0.5. Esta mudança forçou o modelo, em cada divisão de árvore, a considerar um subconjunto aleatório de </w:t>
      </w:r>
      <w:proofErr w:type="spellStart"/>
      <w:r w:rsidRPr="00D3326A">
        <w:rPr>
          <w:i/>
          <w:iCs/>
        </w:rPr>
        <w:t>features</w:t>
      </w:r>
      <w:proofErr w:type="spellEnd"/>
      <w:r w:rsidRPr="00D3326A">
        <w:t>, "obrigando-o" a distribuir a importância de forma mais equilibrada e a não depender excessivamente de um único indicador.</w:t>
      </w:r>
    </w:p>
    <w:p w14:paraId="4E3D41D5" w14:textId="77777777" w:rsidR="003B3D23" w:rsidRPr="00D3326A" w:rsidRDefault="003B3D23" w:rsidP="003B3D23"/>
    <w:p w14:paraId="3DCC36FC" w14:textId="5B76D28A" w:rsidR="00247282" w:rsidRPr="00D3326A" w:rsidRDefault="00247282" w:rsidP="003B3D23">
      <w:r w:rsidRPr="00D3326A">
        <w:t>Refinamento do Rótulo para Foco em Qualidade</w:t>
      </w:r>
    </w:p>
    <w:p w14:paraId="7A4F86DD" w14:textId="77777777" w:rsidR="003B3D23" w:rsidRDefault="003B3D23" w:rsidP="003B3D23"/>
    <w:p w14:paraId="5E664487" w14:textId="0DFE92B9" w:rsidR="00247282" w:rsidRDefault="00247282" w:rsidP="003B3D23">
      <w:r w:rsidRPr="00D3326A">
        <w:t>Mesmo com o ajuste anterior, o modelo ainda recomendava ações com fundamentos fracos (</w:t>
      </w:r>
      <w:proofErr w:type="spellStart"/>
      <w:r w:rsidRPr="00D3326A">
        <w:t>ex</w:t>
      </w:r>
      <w:proofErr w:type="spellEnd"/>
      <w:r w:rsidRPr="00D3326A">
        <w:t>: P/L e ROE negativos), pois estava otimizado para identificar "repique de preços" de curto prazo. Para corrigir este desvio, a própria definição de "sucesso" (o rótulo 1) foi refinada no classificador.py. A nova lógica passou a exigir que uma ação, para ser considerada um "bom resultado", deveria não apenas estar no Top 25% de desempenho de preço, mas também atender a critérios mínimos de qualidade fundamental (P/L &gt; 0 e ROE &gt; 0). Essa mudança ensinou o modelo a ignorar "saltos" de preço em empresas com prejuízo, alinhando-o a uma filosofia de investimento mais sólida.</w:t>
      </w:r>
    </w:p>
    <w:p w14:paraId="15C215CD" w14:textId="77777777" w:rsidR="003B3D23" w:rsidRPr="00D3326A" w:rsidRDefault="003B3D23" w:rsidP="003B3D23"/>
    <w:p w14:paraId="145FC6DD" w14:textId="0C91DA3C" w:rsidR="00247282" w:rsidRPr="00D3326A" w:rsidRDefault="00247282" w:rsidP="003B3D23">
      <w:r w:rsidRPr="00D3326A">
        <w:t>Implementação de "Filtros de Sanidade" nas Justificativas</w:t>
      </w:r>
    </w:p>
    <w:p w14:paraId="16F966D5" w14:textId="77777777" w:rsidR="003B3D23" w:rsidRDefault="003B3D23" w:rsidP="003B3D23"/>
    <w:p w14:paraId="395CBB44" w14:textId="0C64ED89" w:rsidR="00247282" w:rsidRDefault="00247282" w:rsidP="003B3D23">
      <w:r w:rsidRPr="00D3326A">
        <w:t xml:space="preserve">Finalmente, identificou-se um problema nas justificativas heurísticas. O modelo, agora treinado com foco em qualidade, corretamente </w:t>
      </w:r>
      <w:r w:rsidRPr="00D3326A">
        <w:rPr>
          <w:i/>
          <w:iCs/>
        </w:rPr>
        <w:t>não</w:t>
      </w:r>
      <w:r w:rsidRPr="00D3326A">
        <w:t xml:space="preserve"> recomendava ações como a AMER3. No entanto, a função </w:t>
      </w:r>
      <w:proofErr w:type="spellStart"/>
      <w:r w:rsidRPr="00D3326A">
        <w:t>gerar_justificativas</w:t>
      </w:r>
      <w:proofErr w:type="spellEnd"/>
      <w:r w:rsidRPr="00D3326A">
        <w:t xml:space="preserve"> no recomendador_acoes.py interpretava os indicadores distorcidos da empresa (</w:t>
      </w:r>
      <w:proofErr w:type="spellStart"/>
      <w:r w:rsidRPr="00D3326A">
        <w:t>ex</w:t>
      </w:r>
      <w:proofErr w:type="spellEnd"/>
      <w:r w:rsidRPr="00D3326A">
        <w:t>: um P/L extremamente baixo ou um ROE irrealisticamente alto) como "pontos positivos", o que era enganoso. A solução foi adicionar "filtros de sanidade" às regras heurísticas. Agora, indicadores em faixas extremas (como um P/L entre 0 e 2, ou um ROE acima de 50%) são corretamente classificados como "pontos negativos/de atenção", pois indicam risco ou distorção contábil, tornando as justificativas geradas muito mais inteligentes e alinhadas à realidade.</w:t>
      </w:r>
    </w:p>
    <w:p w14:paraId="271D7C5B" w14:textId="77777777" w:rsidR="003B3D23" w:rsidRPr="00D3326A" w:rsidRDefault="003B3D23" w:rsidP="003B3D23"/>
    <w:p w14:paraId="3588F546" w14:textId="77777777" w:rsidR="00247282" w:rsidRPr="00D3326A" w:rsidRDefault="00247282" w:rsidP="00271E8E">
      <w:pPr>
        <w:pStyle w:val="Ttulo3"/>
      </w:pPr>
      <w:bookmarkStart w:id="35" w:name="_Toc211938168"/>
      <w:r w:rsidRPr="00D3326A">
        <w:lastRenderedPageBreak/>
        <w:t>3.4.3 Treinamento do Modelo de Regressão</w:t>
      </w:r>
      <w:bookmarkEnd w:id="35"/>
    </w:p>
    <w:p w14:paraId="03C4F01A" w14:textId="77777777" w:rsidR="00226218" w:rsidRDefault="00226218" w:rsidP="003B3D23"/>
    <w:p w14:paraId="6236428A" w14:textId="029E08D1" w:rsidR="00247282" w:rsidRPr="003B3D23" w:rsidRDefault="00247282" w:rsidP="003B3D23">
      <w:r w:rsidRPr="003B3D23">
        <w:t xml:space="preserve">O treinamento do </w:t>
      </w:r>
      <w:proofErr w:type="spellStart"/>
      <w:r w:rsidRPr="003B3D23">
        <w:t>RandomForestRegressor</w:t>
      </w:r>
      <w:proofErr w:type="spellEnd"/>
      <w:r w:rsidRPr="003B3D23">
        <w:t xml:space="preserve"> é conduzido pelo script regressor_preco.py. Este modelo foi escolhido para a tarefa de prever um valor numérico contínuo, o preço futuro da ação, complementando a análise categórica do classificador (PROVOST; FAWCETT, 2019). Para cada horizonte de tempo N (de 1 a N dias), um modelo especialista é treinado. A função </w:t>
      </w:r>
      <w:proofErr w:type="spellStart"/>
      <w:r w:rsidRPr="003B3D23">
        <w:t>executar_pipeline_multidia</w:t>
      </w:r>
      <w:proofErr w:type="spellEnd"/>
      <w:r w:rsidRPr="003B3D23">
        <w:t xml:space="preserve"> automatiza este processo, iterando sobre os horizontes de previsão desejados, treinando um modelo para cada um com base nos dados mais recentes disponíveis e salvando os resultados na tabela </w:t>
      </w:r>
      <w:proofErr w:type="spellStart"/>
      <w:r w:rsidRPr="003B3D23">
        <w:t>resultados_precos</w:t>
      </w:r>
      <w:proofErr w:type="spellEnd"/>
      <w:r w:rsidRPr="003B3D23">
        <w:t xml:space="preserve"> do banco de dados.</w:t>
      </w:r>
    </w:p>
    <w:p w14:paraId="56A3863E" w14:textId="77777777" w:rsidR="00247282" w:rsidRPr="003B3D23" w:rsidRDefault="00247282" w:rsidP="003B3D23">
      <w:r w:rsidRPr="003B3D23">
        <w:t xml:space="preserve">O desenvolvimento do </w:t>
      </w:r>
      <w:proofErr w:type="spellStart"/>
      <w:r w:rsidRPr="003B3D23">
        <w:t>regressor</w:t>
      </w:r>
      <w:proofErr w:type="spellEnd"/>
      <w:r w:rsidRPr="003B3D23">
        <w:t xml:space="preserve"> foi motivado pela necessidade de fornecer uma previsão quantitativa, indo além da classificação binária do modelo anterior. A principal preocupação era criar um modelo que gerasse previsões de preço (para um horizonte de 10 dias, por exemplo) que pudessem ser validadas contra a realidade do mercado, evitando assim a geração de previsões ilusórias.</w:t>
      </w:r>
    </w:p>
    <w:p w14:paraId="5A61D7C2" w14:textId="77777777" w:rsidR="00247282" w:rsidRPr="003B3D23" w:rsidRDefault="00247282" w:rsidP="003B3D23">
      <w:r w:rsidRPr="003B3D23">
        <w:t xml:space="preserve">A solução foi implementar um </w:t>
      </w:r>
      <w:r w:rsidRPr="003B3D23">
        <w:rPr>
          <w:i/>
          <w:iCs/>
        </w:rPr>
        <w:t>pipeline</w:t>
      </w:r>
      <w:r w:rsidRPr="003B3D23">
        <w:t xml:space="preserve"> que utiliza o </w:t>
      </w:r>
      <w:proofErr w:type="spellStart"/>
      <w:r w:rsidRPr="003B3D23">
        <w:t>RandomForestRegressor</w:t>
      </w:r>
      <w:proofErr w:type="spellEnd"/>
      <w:r w:rsidRPr="003B3D23">
        <w:t xml:space="preserve">, tendo os indicadores fundamentalistas como </w:t>
      </w:r>
      <w:proofErr w:type="spellStart"/>
      <w:r w:rsidRPr="003B3D23">
        <w:rPr>
          <w:i/>
          <w:iCs/>
        </w:rPr>
        <w:t>features</w:t>
      </w:r>
      <w:proofErr w:type="spellEnd"/>
      <w:r w:rsidRPr="003B3D23">
        <w:t xml:space="preserve"> de entrada e o preço da ação N dias no futuro como alvo. Para validar a assertividade do modelo, o processo de treino respeitou uma divisão </w:t>
      </w:r>
      <w:proofErr w:type="spellStart"/>
      <w:r w:rsidRPr="003B3D23">
        <w:t>hold</w:t>
      </w:r>
      <w:proofErr w:type="spellEnd"/>
      <w:r w:rsidRPr="003B3D23">
        <w:t xml:space="preserve">-out temporal, crucial para evitar o </w:t>
      </w:r>
      <w:r w:rsidRPr="003B3D23">
        <w:rPr>
          <w:i/>
          <w:iCs/>
        </w:rPr>
        <w:t xml:space="preserve">data </w:t>
      </w:r>
      <w:proofErr w:type="spellStart"/>
      <w:r w:rsidRPr="003B3D23">
        <w:rPr>
          <w:i/>
          <w:iCs/>
        </w:rPr>
        <w:t>leakage</w:t>
      </w:r>
      <w:proofErr w:type="spellEnd"/>
      <w:r w:rsidRPr="003B3D23">
        <w:t xml:space="preserve"> em séries temporais (PROVOST; FAWCETT, 2019). Os resultados da previsão (preço real, preço previsto e erro percentual) são armazenados na tabela </w:t>
      </w:r>
      <w:proofErr w:type="spellStart"/>
      <w:r w:rsidRPr="003B3D23">
        <w:t>resultados_precos</w:t>
      </w:r>
      <w:proofErr w:type="spellEnd"/>
      <w:r w:rsidRPr="003B3D23">
        <w:t>, permitindo a análise comparativa entre o valor previsto e o valor real, conforme apresentado no Capítulo 4.</w:t>
      </w:r>
    </w:p>
    <w:p w14:paraId="769F0224" w14:textId="77777777" w:rsidR="00247282" w:rsidRPr="003B3D23" w:rsidRDefault="00247282" w:rsidP="003B3D23">
      <w:r w:rsidRPr="003B3D23">
        <w:t>Durante a validação, um desafio metodológico crítico foi identificado. A primeira execução do teste produziu um Coeficiente de Determinação (R²) de 99.89%, um valor atipicamente alto que sinalizava um provável vazamento de dados (</w:t>
      </w:r>
      <w:r w:rsidRPr="003B3D23">
        <w:rPr>
          <w:i/>
          <w:iCs/>
        </w:rPr>
        <w:t xml:space="preserve">data </w:t>
      </w:r>
      <w:proofErr w:type="spellStart"/>
      <w:r w:rsidRPr="003B3D23">
        <w:rPr>
          <w:i/>
          <w:iCs/>
        </w:rPr>
        <w:t>leakage</w:t>
      </w:r>
      <w:proofErr w:type="spellEnd"/>
      <w:r w:rsidRPr="003B3D23">
        <w:t xml:space="preserve">), um erro metodológico que pode invalidar completamente os resultados de um modelo preditivo (PROVOST; FAWCETT, 2019). Uma investigação no código do regressor_preco.py revelou que a lógica de divisão temporal (especificamente </w:t>
      </w:r>
      <w:proofErr w:type="spellStart"/>
      <w:r w:rsidRPr="003B3D23">
        <w:t>mask_train</w:t>
      </w:r>
      <w:proofErr w:type="spellEnd"/>
      <w:r w:rsidRPr="003B3D23">
        <w:t xml:space="preserve"> = dates &lt;= </w:t>
      </w:r>
      <w:proofErr w:type="spellStart"/>
      <w:r w:rsidRPr="003B3D23">
        <w:t>cutoff</w:t>
      </w:r>
      <w:proofErr w:type="spellEnd"/>
      <w:r w:rsidRPr="003B3D23">
        <w:t xml:space="preserve">), em conjunto com o modo de "previsão manual", permitia que o modelo fosse treinado e testado com dados do mesmo dia. O </w:t>
      </w:r>
      <w:r w:rsidRPr="003B3D23">
        <w:rPr>
          <w:i/>
          <w:iCs/>
        </w:rPr>
        <w:t>pipeline</w:t>
      </w:r>
      <w:r w:rsidRPr="003B3D23">
        <w:t xml:space="preserve"> foi </w:t>
      </w:r>
      <w:r w:rsidRPr="003B3D23">
        <w:lastRenderedPageBreak/>
        <w:t>prontamente corrigido para garantir uma separação estrita (</w:t>
      </w:r>
      <w:proofErr w:type="spellStart"/>
      <w:r w:rsidRPr="003B3D23">
        <w:t>mask_train</w:t>
      </w:r>
      <w:proofErr w:type="spellEnd"/>
      <w:r w:rsidRPr="003B3D23">
        <w:t xml:space="preserve"> = dates &lt; </w:t>
      </w:r>
      <w:proofErr w:type="spellStart"/>
      <w:r w:rsidRPr="003B3D23">
        <w:t>cutoff</w:t>
      </w:r>
      <w:proofErr w:type="spellEnd"/>
      <w:r w:rsidRPr="003B3D23">
        <w:t xml:space="preserve"> e </w:t>
      </w:r>
      <w:proofErr w:type="spellStart"/>
      <w:r w:rsidRPr="003B3D23">
        <w:t>mask_test</w:t>
      </w:r>
      <w:proofErr w:type="spellEnd"/>
      <w:r w:rsidRPr="003B3D23">
        <w:t xml:space="preserve"> = dates == </w:t>
      </w:r>
      <w:proofErr w:type="spellStart"/>
      <w:r w:rsidRPr="003B3D23">
        <w:t>cutoff</w:t>
      </w:r>
      <w:proofErr w:type="spellEnd"/>
      <w:r w:rsidRPr="003B3D23">
        <w:t xml:space="preserve">), assegurando que os resultados do teste fossem gerados exclusivamente a partir de dados "não vistos", garantindo sua validade acadêmica, conforme preconizado por </w:t>
      </w:r>
      <w:proofErr w:type="spellStart"/>
      <w:r w:rsidRPr="003B3D23">
        <w:t>Provost</w:t>
      </w:r>
      <w:proofErr w:type="spellEnd"/>
      <w:r w:rsidRPr="003B3D23">
        <w:t xml:space="preserve"> &amp; Fawcett (2019).</w:t>
      </w:r>
    </w:p>
    <w:p w14:paraId="4D222905" w14:textId="77777777" w:rsidR="00247282" w:rsidRPr="003B3D23" w:rsidRDefault="00247282" w:rsidP="003B3D23">
      <w:pPr>
        <w:rPr>
          <w:lang w:val="x-none" w:eastAsia="x-none"/>
        </w:rPr>
      </w:pPr>
    </w:p>
    <w:p w14:paraId="328C8E18" w14:textId="16F9E0CC" w:rsidR="00247282" w:rsidRPr="00D3326A" w:rsidRDefault="00DB29C8" w:rsidP="00DB29C8">
      <w:pPr>
        <w:pStyle w:val="Ttulo2"/>
      </w:pPr>
      <w:bookmarkStart w:id="36" w:name="_Toc211938169"/>
      <w:r w:rsidRPr="00D3326A">
        <w:t xml:space="preserve">3.5 </w:t>
      </w:r>
      <w:r w:rsidR="00ED0F5D">
        <w:t>S</w:t>
      </w:r>
      <w:r w:rsidRPr="00D3326A">
        <w:t>istema de recomendação e explicação</w:t>
      </w:r>
      <w:bookmarkEnd w:id="36"/>
    </w:p>
    <w:p w14:paraId="7F682F8A" w14:textId="77777777" w:rsidR="00C30B5E" w:rsidRDefault="00C30B5E" w:rsidP="00C30B5E"/>
    <w:p w14:paraId="5533EA10" w14:textId="081DEF0B" w:rsidR="00247282" w:rsidRPr="00D3326A" w:rsidRDefault="00247282" w:rsidP="00C30B5E">
      <w:r w:rsidRPr="00D3326A">
        <w:t xml:space="preserve">O script recomendador_acoes.py serve como a ponte entre o modelo de classificação e o usuário. Ao receber um </w:t>
      </w:r>
      <w:proofErr w:type="spellStart"/>
      <w:r w:rsidRPr="00D3326A">
        <w:rPr>
          <w:i/>
          <w:iCs/>
        </w:rPr>
        <w:t>ticker</w:t>
      </w:r>
      <w:proofErr w:type="spellEnd"/>
      <w:r w:rsidRPr="00D3326A">
        <w:t xml:space="preserve"> de ação, o script carrega o modelo treinado e utiliza o método </w:t>
      </w:r>
      <w:proofErr w:type="spellStart"/>
      <w:r w:rsidRPr="00D3326A">
        <w:t>predict_proba</w:t>
      </w:r>
      <w:proofErr w:type="spellEnd"/>
      <w:r w:rsidRPr="00D3326A">
        <w:t xml:space="preserve"> para obter a probabilidade de a ação pertencer às classes "bom desempenho" e "mau desempenho". Essas probabilidades são traduzidas em uma recomendação textual granular (</w:t>
      </w:r>
      <w:proofErr w:type="spellStart"/>
      <w:r w:rsidRPr="00D3326A">
        <w:t>ex</w:t>
      </w:r>
      <w:proofErr w:type="spellEnd"/>
      <w:r w:rsidRPr="00D3326A">
        <w:t>: "Fortemente Recomendada", "Não Recomendada").</w:t>
      </w:r>
    </w:p>
    <w:p w14:paraId="43A73C42" w14:textId="74BFF8FF" w:rsidR="00247282" w:rsidRPr="00D3326A" w:rsidRDefault="00247282" w:rsidP="00C30B5E">
      <w:r w:rsidRPr="00D3326A">
        <w:t xml:space="preserve">Um diferencial chave deste sistema é a capacidade de explicação. A função </w:t>
      </w:r>
      <w:proofErr w:type="spellStart"/>
      <w:r w:rsidRPr="00D3326A">
        <w:t>gerar_justificativas</w:t>
      </w:r>
      <w:proofErr w:type="spellEnd"/>
      <w:r w:rsidRPr="00D3326A">
        <w:t xml:space="preserve"> analisa os indicadores fundamentalistas da ação com base em um conjunto de regras heurísticas de mercado e gera uma lista de pontos positivos e negativos em linguagem natural, fornecendo ao usuário um contexto para a recomendação do modelo.</w:t>
      </w:r>
    </w:p>
    <w:p w14:paraId="01BF7EA8" w14:textId="6BD3B274" w:rsidR="00247282" w:rsidRPr="00D3326A" w:rsidRDefault="00247282" w:rsidP="00C30B5E">
      <w:r w:rsidRPr="00D3326A">
        <w:t>Esta função de explicação passou por um processo de refinamento iterativo. Inicialmente, as justificativas eram simplistas, apenas parafraseando a recomendação final do modelo. Contudo, observou-se que mesmo com os refinamentos no treinamento, o modelo ainda poderia ser influenciado por picos de valorização de curto prazo (</w:t>
      </w:r>
      <w:r w:rsidRPr="00D3326A">
        <w:rPr>
          <w:i/>
          <w:iCs/>
        </w:rPr>
        <w:t>momentum</w:t>
      </w:r>
      <w:r w:rsidRPr="00D3326A">
        <w:t>), como no caso da PETZ3, que em certos momentos apresentava P/L negativo, mas era impulsionada pela variacao_12m.</w:t>
      </w:r>
    </w:p>
    <w:p w14:paraId="2A6A9BDE" w14:textId="77777777" w:rsidR="00247282" w:rsidRDefault="00247282" w:rsidP="00C30B5E">
      <w:r w:rsidRPr="00D3326A">
        <w:t xml:space="preserve">Para mitigar o risco de o sistema endossar uma recomendação enganosa, a função </w:t>
      </w:r>
      <w:proofErr w:type="spellStart"/>
      <w:r w:rsidRPr="00D3326A">
        <w:t>gerar_justificativas</w:t>
      </w:r>
      <w:proofErr w:type="spellEnd"/>
      <w:r w:rsidRPr="00D3326A">
        <w:t xml:space="preserve"> foi aprimorada para gerar uma lista detalhada de "Pontos Positivos" e "Pontos Negativos/de Atenção" para cada indicador-chave. Nesta nova metodologia, foram implementados "filtros de sanidade" baseados em regras de negócio:</w:t>
      </w:r>
    </w:p>
    <w:p w14:paraId="10393202" w14:textId="77777777" w:rsidR="00C30B5E" w:rsidRPr="00D3326A" w:rsidRDefault="00C30B5E" w:rsidP="00C30B5E"/>
    <w:p w14:paraId="56EA6D44" w14:textId="77777777" w:rsidR="00247282" w:rsidRPr="00D3326A" w:rsidRDefault="00247282" w:rsidP="00C30B5E">
      <w:pPr>
        <w:pStyle w:val="PargrafodaLista"/>
        <w:numPr>
          <w:ilvl w:val="0"/>
          <w:numId w:val="42"/>
        </w:numPr>
      </w:pPr>
      <w:r w:rsidRPr="00D3326A">
        <w:lastRenderedPageBreak/>
        <w:t xml:space="preserve">Indicadores fundamentalmente fracos, como um </w:t>
      </w:r>
      <w:proofErr w:type="spellStart"/>
      <w:r w:rsidRPr="00D3326A">
        <w:t>pl</w:t>
      </w:r>
      <w:proofErr w:type="spellEnd"/>
      <w:r w:rsidRPr="00D3326A">
        <w:t xml:space="preserve"> (Preço/Lucro) menor ou igual a 0, geram automaticamente uma justificativa negativa, mesmo que o </w:t>
      </w:r>
      <w:r w:rsidRPr="00C30B5E">
        <w:rPr>
          <w:i/>
          <w:iCs/>
        </w:rPr>
        <w:t>momentum</w:t>
      </w:r>
      <w:r w:rsidRPr="00D3326A">
        <w:t xml:space="preserve"> da ação esteja alto.</w:t>
      </w:r>
    </w:p>
    <w:p w14:paraId="7A6E9D78" w14:textId="77777777" w:rsidR="00247282" w:rsidRPr="00D3326A" w:rsidRDefault="00247282" w:rsidP="00C30B5E">
      <w:pPr>
        <w:pStyle w:val="PargrafodaLista"/>
        <w:numPr>
          <w:ilvl w:val="0"/>
          <w:numId w:val="42"/>
        </w:numPr>
      </w:pPr>
      <w:r w:rsidRPr="00D3326A">
        <w:t xml:space="preserve">Indicadores excessivamente altos, que podem indicar distorção contábil ou risco, também são sinalizados. Por exemplo, um </w:t>
      </w:r>
      <w:proofErr w:type="spellStart"/>
      <w:r w:rsidRPr="00D3326A">
        <w:t>roe</w:t>
      </w:r>
      <w:proofErr w:type="spellEnd"/>
      <w:r w:rsidRPr="00D3326A">
        <w:t xml:space="preserve"> (Retorno sobre o Patrimônio) acima de 50% ou uma </w:t>
      </w:r>
      <w:proofErr w:type="spellStart"/>
      <w:r w:rsidRPr="00D3326A">
        <w:t>margem_liquida</w:t>
      </w:r>
      <w:proofErr w:type="spellEnd"/>
      <w:r w:rsidRPr="00D3326A">
        <w:t xml:space="preserve"> acima de 40% são classificados como pontos de atenção, e não como pontos positivos.</w:t>
      </w:r>
    </w:p>
    <w:p w14:paraId="22189922" w14:textId="77777777" w:rsidR="00C30B5E" w:rsidRDefault="00C30B5E" w:rsidP="00C30B5E"/>
    <w:p w14:paraId="009C07A6" w14:textId="7D402D59" w:rsidR="00247282" w:rsidRDefault="00247282" w:rsidP="00C30B5E">
      <w:r w:rsidRPr="00D3326A">
        <w:t xml:space="preserve">Dessa forma, o sistema fornece ao usuário uma análise dupla: a recomendação preditiva do modelo de </w:t>
      </w:r>
      <w:proofErr w:type="spellStart"/>
      <w:r w:rsidRPr="00D3326A">
        <w:rPr>
          <w:i/>
          <w:iCs/>
        </w:rPr>
        <w:t>Machine</w:t>
      </w:r>
      <w:proofErr w:type="spellEnd"/>
      <w:r w:rsidRPr="00D3326A">
        <w:rPr>
          <w:i/>
          <w:iCs/>
        </w:rPr>
        <w:t xml:space="preserve"> Learning</w:t>
      </w:r>
      <w:r w:rsidRPr="00D3326A">
        <w:t xml:space="preserve"> e uma análise fundamentalista heurística independente. Conforme será apresentado na Figura 7, estes dados e justificativas são exibidos de forma clara na página "Recomendações" do </w:t>
      </w:r>
      <w:r w:rsidRPr="00D3326A">
        <w:rPr>
          <w:i/>
          <w:iCs/>
        </w:rPr>
        <w:t>dashboard</w:t>
      </w:r>
      <w:r w:rsidRPr="00D3326A">
        <w:t xml:space="preserve"> final.</w:t>
      </w:r>
    </w:p>
    <w:p w14:paraId="2CC7D722" w14:textId="77777777" w:rsidR="00C30B5E" w:rsidRPr="00D3326A" w:rsidRDefault="00C30B5E" w:rsidP="00C30B5E"/>
    <w:p w14:paraId="7CDE12F0" w14:textId="470514FA" w:rsidR="00247282" w:rsidRPr="00D3326A" w:rsidRDefault="00A915D1" w:rsidP="00A915D1">
      <w:pPr>
        <w:pStyle w:val="Ttulo2"/>
      </w:pPr>
      <w:bookmarkStart w:id="37" w:name="_Toc211938170"/>
      <w:r w:rsidRPr="00D3326A">
        <w:t xml:space="preserve">3.6 </w:t>
      </w:r>
      <w:r>
        <w:t>A</w:t>
      </w:r>
      <w:r w:rsidRPr="00D3326A">
        <w:t>utomação de tarefas</w:t>
      </w:r>
      <w:bookmarkEnd w:id="37"/>
    </w:p>
    <w:p w14:paraId="3180F404" w14:textId="77777777" w:rsidR="00A915D1" w:rsidRDefault="00A915D1" w:rsidP="00A915D1"/>
    <w:p w14:paraId="6E8984C3" w14:textId="17F1C78C" w:rsidR="00247282" w:rsidRPr="00D3326A" w:rsidRDefault="00247282" w:rsidP="00A915D1">
      <w:r w:rsidRPr="00D3326A">
        <w:t xml:space="preserve">A execução periódica e autônoma do </w:t>
      </w:r>
      <w:r w:rsidRPr="00D3326A">
        <w:rPr>
          <w:i/>
          <w:iCs/>
        </w:rPr>
        <w:t>pipeline</w:t>
      </w:r>
      <w:r w:rsidRPr="00D3326A">
        <w:t xml:space="preserve"> de dados é gerenciada pelo script </w:t>
      </w:r>
      <w:r w:rsidRPr="00D3326A">
        <w:rPr>
          <w:rStyle w:val="CdigoHTML"/>
        </w:rPr>
        <w:t>executar_tarefas_diarias.py</w:t>
      </w:r>
      <w:r w:rsidRPr="00D3326A">
        <w:t xml:space="preserve">. Utilizando a biblioteca </w:t>
      </w:r>
      <w:r w:rsidRPr="00D3326A">
        <w:rPr>
          <w:rStyle w:val="CdigoHTML"/>
        </w:rPr>
        <w:t>schedule</w:t>
      </w:r>
      <w:r w:rsidRPr="00D3326A">
        <w:t>, foi configurada uma rotina diária que executa, em sequência, as seguintes tarefas:</w:t>
      </w:r>
    </w:p>
    <w:p w14:paraId="0BCF712A" w14:textId="77777777" w:rsidR="00A915D1" w:rsidRDefault="00A915D1" w:rsidP="00A915D1"/>
    <w:p w14:paraId="2CB710B9" w14:textId="3B1E1319" w:rsidR="00247282" w:rsidRPr="00D3326A" w:rsidRDefault="00247282" w:rsidP="00A915D1">
      <w:pPr>
        <w:pStyle w:val="PargrafodaLista"/>
        <w:numPr>
          <w:ilvl w:val="0"/>
          <w:numId w:val="43"/>
        </w:numPr>
      </w:pPr>
      <w:r w:rsidRPr="00D3326A">
        <w:t xml:space="preserve">Execução </w:t>
      </w:r>
      <w:proofErr w:type="gramStart"/>
      <w:r w:rsidRPr="00D3326A">
        <w:t xml:space="preserve">do </w:t>
      </w:r>
      <w:r w:rsidRPr="00A915D1">
        <w:rPr>
          <w:i/>
          <w:iCs/>
        </w:rPr>
        <w:t>web</w:t>
      </w:r>
      <w:proofErr w:type="gramEnd"/>
      <w:r w:rsidRPr="00A915D1">
        <w:rPr>
          <w:i/>
          <w:iCs/>
        </w:rPr>
        <w:t xml:space="preserve"> scraper</w:t>
      </w:r>
      <w:r w:rsidRPr="00D3326A">
        <w:t xml:space="preserve"> para coletar os dados do dia.</w:t>
      </w:r>
    </w:p>
    <w:p w14:paraId="060941A2" w14:textId="77777777" w:rsidR="00247282" w:rsidRPr="00D3326A" w:rsidRDefault="00247282" w:rsidP="00A915D1">
      <w:pPr>
        <w:pStyle w:val="PargrafodaLista"/>
        <w:numPr>
          <w:ilvl w:val="0"/>
          <w:numId w:val="43"/>
        </w:numPr>
      </w:pPr>
      <w:r w:rsidRPr="00D3326A">
        <w:t xml:space="preserve">Execução do </w:t>
      </w:r>
      <w:r w:rsidRPr="00A915D1">
        <w:rPr>
          <w:i/>
          <w:iCs/>
        </w:rPr>
        <w:t>pipeline</w:t>
      </w:r>
      <w:r w:rsidRPr="00D3326A">
        <w:t xml:space="preserve"> de regressão para gerar as previsões de preço.</w:t>
      </w:r>
    </w:p>
    <w:p w14:paraId="2C278EB6" w14:textId="77777777" w:rsidR="00247282" w:rsidRPr="00D3326A" w:rsidRDefault="00247282" w:rsidP="00A915D1">
      <w:pPr>
        <w:pStyle w:val="PargrafodaLista"/>
        <w:numPr>
          <w:ilvl w:val="0"/>
          <w:numId w:val="43"/>
        </w:numPr>
      </w:pPr>
      <w:r w:rsidRPr="00D3326A">
        <w:t>Execução do sistema de recomendação em lote para atualizar as classificações.</w:t>
      </w:r>
    </w:p>
    <w:p w14:paraId="049AB210" w14:textId="77777777" w:rsidR="00247282" w:rsidRPr="00D3326A" w:rsidRDefault="00247282" w:rsidP="00A915D1">
      <w:pPr>
        <w:pStyle w:val="PargrafodaLista"/>
        <w:numPr>
          <w:ilvl w:val="0"/>
          <w:numId w:val="43"/>
        </w:numPr>
      </w:pPr>
      <w:r w:rsidRPr="00D3326A">
        <w:t xml:space="preserve">Criação de um </w:t>
      </w:r>
      <w:r w:rsidRPr="00A915D1">
        <w:rPr>
          <w:i/>
          <w:iCs/>
        </w:rPr>
        <w:t>backup</w:t>
      </w:r>
      <w:r w:rsidRPr="00D3326A">
        <w:t xml:space="preserve"> do banco de dados.</w:t>
      </w:r>
    </w:p>
    <w:p w14:paraId="3DADD067" w14:textId="77777777" w:rsidR="00247282" w:rsidRPr="00D3326A" w:rsidRDefault="00247282" w:rsidP="00247282">
      <w:pPr>
        <w:pStyle w:val="NormalWeb"/>
        <w:ind w:left="720"/>
      </w:pPr>
    </w:p>
    <w:p w14:paraId="5020C8EC" w14:textId="57160376" w:rsidR="00247282" w:rsidRPr="00D3326A" w:rsidRDefault="00A915D1" w:rsidP="00A915D1">
      <w:pPr>
        <w:pStyle w:val="Ttulo2"/>
      </w:pPr>
      <w:bookmarkStart w:id="38" w:name="_Toc211938171"/>
      <w:r w:rsidRPr="00D3326A">
        <w:t xml:space="preserve">3.7 </w:t>
      </w:r>
      <w:r>
        <w:t>D</w:t>
      </w:r>
      <w:r w:rsidRPr="00D3326A">
        <w:t>esenvolvimento da interface (dashboard)</w:t>
      </w:r>
      <w:bookmarkEnd w:id="38"/>
    </w:p>
    <w:p w14:paraId="383641AA" w14:textId="77777777" w:rsidR="00734B09" w:rsidRDefault="00734B09" w:rsidP="00734B09"/>
    <w:p w14:paraId="14C8E6D8" w14:textId="15AD6632" w:rsidR="00247282" w:rsidRDefault="00247282" w:rsidP="00734B09">
      <w:r w:rsidRPr="00D3326A">
        <w:t xml:space="preserve">A interface com o usuário é uma aplicação web desenvolvida com o </w:t>
      </w:r>
      <w:r w:rsidRPr="00D3326A">
        <w:rPr>
          <w:i/>
          <w:iCs/>
        </w:rPr>
        <w:t>framework</w:t>
      </w:r>
      <w:r w:rsidRPr="00D3326A">
        <w:t xml:space="preserve"> Dash. A aplicação foi estruturada como uma </w:t>
      </w:r>
      <w:r w:rsidRPr="00D3326A">
        <w:rPr>
          <w:i/>
          <w:iCs/>
        </w:rPr>
        <w:t xml:space="preserve">Single Page </w:t>
      </w:r>
      <w:proofErr w:type="spellStart"/>
      <w:r w:rsidRPr="00D3326A">
        <w:rPr>
          <w:i/>
          <w:iCs/>
        </w:rPr>
        <w:t>Application</w:t>
      </w:r>
      <w:proofErr w:type="spellEnd"/>
      <w:r w:rsidRPr="00D3326A">
        <w:t xml:space="preserve"> (SPA), onde a </w:t>
      </w:r>
      <w:r w:rsidRPr="00D3326A">
        <w:lastRenderedPageBreak/>
        <w:t xml:space="preserve">navegação entre as seções não recarrega a página, proporcionando uma experiência fluida. A estrutura do </w:t>
      </w:r>
      <w:r w:rsidRPr="00D3326A">
        <w:rPr>
          <w:i/>
          <w:iCs/>
        </w:rPr>
        <w:t>dashboard</w:t>
      </w:r>
      <w:r w:rsidRPr="00D3326A">
        <w:t xml:space="preserve"> é composta por:</w:t>
      </w:r>
    </w:p>
    <w:p w14:paraId="2AF6B739" w14:textId="77777777" w:rsidR="00CD441F" w:rsidRPr="00D3326A" w:rsidRDefault="00CD441F" w:rsidP="00734B09"/>
    <w:p w14:paraId="7A4CAF87" w14:textId="77777777" w:rsidR="00247282" w:rsidRPr="00CD441F" w:rsidRDefault="00247282" w:rsidP="00CD441F">
      <w:pPr>
        <w:pStyle w:val="PargrafodaLista"/>
        <w:numPr>
          <w:ilvl w:val="0"/>
          <w:numId w:val="44"/>
        </w:numPr>
      </w:pPr>
      <w:r w:rsidRPr="00CD441F">
        <w:t>app.py: Ponto de entrada que define o layout principal (cabeçalho e área de conteúdo).</w:t>
      </w:r>
    </w:p>
    <w:p w14:paraId="6AF6BDAF" w14:textId="77777777" w:rsidR="00247282" w:rsidRPr="00CD441F" w:rsidRDefault="00247282" w:rsidP="00CD441F">
      <w:pPr>
        <w:pStyle w:val="PargrafodaLista"/>
        <w:numPr>
          <w:ilvl w:val="0"/>
          <w:numId w:val="44"/>
        </w:numPr>
      </w:pPr>
      <w:r w:rsidRPr="00CD441F">
        <w:t>callbacks.py: Gerencia a navegação, renderizando o conteúdo da página correta na área de conteúdo.</w:t>
      </w:r>
    </w:p>
    <w:p w14:paraId="16D7D54B" w14:textId="77777777" w:rsidR="00247282" w:rsidRPr="00CD441F" w:rsidRDefault="00247282" w:rsidP="00CD441F">
      <w:pPr>
        <w:pStyle w:val="PargrafodaLista"/>
        <w:numPr>
          <w:ilvl w:val="0"/>
          <w:numId w:val="44"/>
        </w:numPr>
      </w:pPr>
      <w:r w:rsidRPr="00CD441F">
        <w:t>Páginas: A aplicação é dividida em três páginas principais:</w:t>
      </w:r>
    </w:p>
    <w:p w14:paraId="5631C3B0" w14:textId="77777777" w:rsidR="00734B09" w:rsidRPr="00CD441F" w:rsidRDefault="00734B09" w:rsidP="00CD441F"/>
    <w:p w14:paraId="711E5551" w14:textId="77777777" w:rsidR="00247282" w:rsidRPr="00CD441F" w:rsidRDefault="00247282" w:rsidP="00CD441F">
      <w:pPr>
        <w:pStyle w:val="PargrafodaLista"/>
        <w:numPr>
          <w:ilvl w:val="0"/>
          <w:numId w:val="45"/>
        </w:numPr>
      </w:pPr>
      <w:r w:rsidRPr="00CD441F">
        <w:t xml:space="preserve">Indicadores: Permite a visualização de </w:t>
      </w:r>
      <w:r w:rsidRPr="00CD441F">
        <w:rPr>
          <w:i/>
          <w:iCs/>
        </w:rPr>
        <w:t>rankings</w:t>
      </w:r>
      <w:r w:rsidRPr="00CD441F">
        <w:t xml:space="preserve"> de ações, análise comparativa e avaliação do desempenho histórico do modelo de regressão.</w:t>
      </w:r>
    </w:p>
    <w:p w14:paraId="33BBF1AC" w14:textId="77777777" w:rsidR="00247282" w:rsidRPr="00CD441F" w:rsidRDefault="00247282" w:rsidP="00CD441F">
      <w:pPr>
        <w:pStyle w:val="PargrafodaLista"/>
        <w:numPr>
          <w:ilvl w:val="0"/>
          <w:numId w:val="45"/>
        </w:numPr>
      </w:pPr>
      <w:r w:rsidRPr="00CD441F">
        <w:t xml:space="preserve">Previsões: Fornece uma interface para o usuário executar o </w:t>
      </w:r>
      <w:r w:rsidRPr="00CD441F">
        <w:rPr>
          <w:i/>
          <w:iCs/>
        </w:rPr>
        <w:t>pipeline</w:t>
      </w:r>
      <w:r w:rsidRPr="00CD441F">
        <w:t xml:space="preserve"> de previsão de preços para uma ação específica. A execução é feita de forma assíncrona, em uma </w:t>
      </w:r>
      <w:proofErr w:type="gramStart"/>
      <w:r w:rsidRPr="00CD441F">
        <w:rPr>
          <w:i/>
          <w:iCs/>
        </w:rPr>
        <w:t>thread</w:t>
      </w:r>
      <w:r w:rsidRPr="00CD441F">
        <w:t xml:space="preserve"> separada</w:t>
      </w:r>
      <w:proofErr w:type="gramEnd"/>
      <w:r w:rsidRPr="00CD441F">
        <w:t>, para não bloquear a interface. O progresso é comunicado ao usuário em tempo real através de uma barra de progresso.</w:t>
      </w:r>
    </w:p>
    <w:p w14:paraId="4C332707" w14:textId="77777777" w:rsidR="00247282" w:rsidRPr="00CD441F" w:rsidRDefault="00247282" w:rsidP="00CD441F">
      <w:pPr>
        <w:pStyle w:val="PargrafodaLista"/>
        <w:numPr>
          <w:ilvl w:val="0"/>
          <w:numId w:val="45"/>
        </w:numPr>
      </w:pPr>
      <w:proofErr w:type="spellStart"/>
      <w:r w:rsidRPr="00CD441F">
        <w:t>Recomendador</w:t>
      </w:r>
      <w:proofErr w:type="spellEnd"/>
      <w:r w:rsidRPr="00CD441F">
        <w:t>: Permite ao usuário obter uma recomendação de investimento para uma ação específica, exibindo a classificação do modelo, as probabilidades e as justificativas em texto claro.</w:t>
      </w:r>
    </w:p>
    <w:p w14:paraId="25CE7490" w14:textId="77777777" w:rsidR="00CD441F" w:rsidRDefault="00CD441F" w:rsidP="00CD441F"/>
    <w:p w14:paraId="164C3CAD" w14:textId="3C90BA3C" w:rsidR="00E625E7" w:rsidRDefault="00247282" w:rsidP="00226218">
      <w:r w:rsidRPr="00D3326A">
        <w:t xml:space="preserve">Durante o desenvolvimento da página de previsões, foi identificado um gargalo de performance crítico. A implementação original, para prever N dias, executava um loop que, para cada dia, reconectava ao banco de dados, carregava e processava todo o histórico de dados novamente. Essa redundância tornava o tempo de espera proibitivo. A solução foi </w:t>
      </w:r>
      <w:proofErr w:type="spellStart"/>
      <w:r w:rsidRPr="00D3326A">
        <w:t>refatorar</w:t>
      </w:r>
      <w:proofErr w:type="spellEnd"/>
      <w:r w:rsidRPr="00D3326A">
        <w:t xml:space="preserve"> o pipeline na função </w:t>
      </w:r>
      <w:proofErr w:type="spellStart"/>
      <w:r w:rsidRPr="00D3326A">
        <w:t>executar_pipeline_multidia</w:t>
      </w:r>
      <w:proofErr w:type="spellEnd"/>
      <w:r w:rsidRPr="00D3326A">
        <w:t>. Esta nova função otimizada carrega e processa os dados do banco uma única vez em memória. Em seguida, ela entra em um loop eficiente que apenas treina o modelo específico para cada horizonte de tempo N, reutilizando os dados já processados. O dashboard (previsoes.py) foi modificado para chamar esta função otimizada, transformando N operações pesadas em uma única operação de carregamento, o que resultou em uma melhoria drástica de performance e na redução significativa do tempo de espera para o usuário.</w:t>
      </w:r>
      <w:r w:rsidR="00E625E7">
        <w:br w:type="page"/>
      </w:r>
    </w:p>
    <w:p w14:paraId="334BAB3A" w14:textId="62BAC4C9" w:rsidR="00247282" w:rsidRPr="00D3326A" w:rsidRDefault="00247282" w:rsidP="00A96E13">
      <w:pPr>
        <w:pStyle w:val="Ttulo1"/>
        <w:numPr>
          <w:ilvl w:val="0"/>
          <w:numId w:val="45"/>
        </w:numPr>
      </w:pPr>
      <w:bookmarkStart w:id="39" w:name="_Toc211261705"/>
      <w:bookmarkStart w:id="40" w:name="_Toc211938172"/>
      <w:r w:rsidRPr="00D3326A">
        <w:lastRenderedPageBreak/>
        <w:t>RESULTADOS E ANÁLISE</w:t>
      </w:r>
      <w:bookmarkEnd w:id="39"/>
      <w:bookmarkEnd w:id="40"/>
    </w:p>
    <w:p w14:paraId="043E408A" w14:textId="77777777" w:rsidR="00E625E7" w:rsidRDefault="00E625E7" w:rsidP="00E625E7"/>
    <w:p w14:paraId="78F4A530" w14:textId="150BE433" w:rsidR="00247282" w:rsidRPr="00D3326A" w:rsidRDefault="00247282" w:rsidP="00E625E7">
      <w:r w:rsidRPr="00D3326A">
        <w:t xml:space="preserve">Este capítulo apresenta os resultados obtidos a partir da implementação da metodologia descrita no capítulo anterior. A análise está dividida em três seções principais. As duas primeiras se dedicam à avaliação quantitativa da performance dos modelos de </w:t>
      </w:r>
      <w:proofErr w:type="spellStart"/>
      <w:r w:rsidRPr="00D3326A">
        <w:rPr>
          <w:i/>
          <w:iCs/>
        </w:rPr>
        <w:t>Machine</w:t>
      </w:r>
      <w:proofErr w:type="spellEnd"/>
      <w:r w:rsidRPr="00D3326A">
        <w:rPr>
          <w:i/>
          <w:iCs/>
        </w:rPr>
        <w:t xml:space="preserve"> Learning</w:t>
      </w:r>
      <w:r w:rsidRPr="00D3326A">
        <w:t xml:space="preserve"> desenvolvidos, tanto para a tarefa de classificação quanto para a de regressão. A terceira seção apresenta o resultado prático do trabalho: a ferramenta de </w:t>
      </w:r>
      <w:r w:rsidRPr="00D3326A">
        <w:rPr>
          <w:i/>
          <w:iCs/>
        </w:rPr>
        <w:t xml:space="preserve">visual </w:t>
      </w:r>
      <w:proofErr w:type="spellStart"/>
      <w:r w:rsidRPr="00D3326A">
        <w:rPr>
          <w:i/>
          <w:iCs/>
        </w:rPr>
        <w:t>analytics</w:t>
      </w:r>
      <w:proofErr w:type="spellEnd"/>
      <w:r w:rsidRPr="00D3326A">
        <w:t xml:space="preserve"> final, demonstrando suas funcionalidades através de imagens de sua interface. Os dados utilizados para teste compreendem o período de 2025-04-15 a 2025-09-30, totalizando 169 dias de observação.</w:t>
      </w:r>
    </w:p>
    <w:p w14:paraId="5C720976" w14:textId="77777777" w:rsidR="00247282" w:rsidRPr="00D3326A" w:rsidRDefault="00247282" w:rsidP="00E625E7"/>
    <w:p w14:paraId="1DE1EAC8" w14:textId="3BEA82DE" w:rsidR="00247282" w:rsidRPr="00D3326A" w:rsidRDefault="00E625E7" w:rsidP="00E625E7">
      <w:pPr>
        <w:pStyle w:val="Ttulo2"/>
        <w:rPr>
          <w:szCs w:val="24"/>
        </w:rPr>
      </w:pPr>
      <w:bookmarkStart w:id="41" w:name="_Toc211938173"/>
      <w:r w:rsidRPr="00D3326A">
        <w:t xml:space="preserve">4.1 </w:t>
      </w:r>
      <w:r>
        <w:t>A</w:t>
      </w:r>
      <w:r w:rsidRPr="00D3326A">
        <w:t>valiação do modelo de classificação</w:t>
      </w:r>
      <w:bookmarkEnd w:id="41"/>
    </w:p>
    <w:p w14:paraId="61FE99D4" w14:textId="77777777" w:rsidR="00E625E7" w:rsidRDefault="00E625E7" w:rsidP="00E625E7"/>
    <w:p w14:paraId="7EF8B83E" w14:textId="6E2D7C18" w:rsidR="00247282" w:rsidRPr="00D3326A" w:rsidRDefault="00247282" w:rsidP="00E625E7">
      <w:r w:rsidRPr="00D3326A">
        <w:t xml:space="preserve">Conforme a metodologia, o modelo </w:t>
      </w:r>
      <w:proofErr w:type="spellStart"/>
      <w:r w:rsidRPr="00D3326A">
        <w:rPr>
          <w:rStyle w:val="CdigoHTML"/>
        </w:rPr>
        <w:t>RandomForestClassifier</w:t>
      </w:r>
      <w:proofErr w:type="spellEnd"/>
      <w:r w:rsidRPr="00D3326A">
        <w:t xml:space="preserve"> foi avaliado em um conjunto de teste (</w:t>
      </w:r>
      <w:proofErr w:type="spellStart"/>
      <w:r w:rsidRPr="00D3326A">
        <w:rPr>
          <w:i/>
          <w:iCs/>
        </w:rPr>
        <w:t>hold</w:t>
      </w:r>
      <w:proofErr w:type="spellEnd"/>
      <w:r w:rsidRPr="00D3326A">
        <w:rPr>
          <w:i/>
          <w:iCs/>
        </w:rPr>
        <w:t>-out</w:t>
      </w:r>
      <w:r w:rsidRPr="00D3326A">
        <w:t xml:space="preserve">) temporal, composto pelos 20% de dados mais recentes não utilizados durante o processo de treinamento ou otimização de </w:t>
      </w:r>
      <w:proofErr w:type="spellStart"/>
      <w:r w:rsidRPr="00D3326A">
        <w:t>hiperparâmetros</w:t>
      </w:r>
      <w:proofErr w:type="spellEnd"/>
      <w:r w:rsidRPr="00D3326A">
        <w:t>. Os resultados a seguir refletem a capacidade do modelo de generalizar e prever o desempenho relativo de ações em um cenário que simula a operação em tempo real.</w:t>
      </w:r>
    </w:p>
    <w:p w14:paraId="2DE7EE3A" w14:textId="77777777" w:rsidR="00E625E7" w:rsidRPr="00D3326A" w:rsidRDefault="00E625E7" w:rsidP="00E625E7"/>
    <w:p w14:paraId="33D6E3AB" w14:textId="7A301D72" w:rsidR="00E625E7" w:rsidRPr="00E625E7" w:rsidRDefault="00E625E7" w:rsidP="00E625E7">
      <w:pPr>
        <w:pStyle w:val="Legenda"/>
        <w:keepNext/>
        <w:ind w:firstLine="0"/>
        <w:jc w:val="center"/>
        <w:rPr>
          <w:i w:val="0"/>
          <w:iCs w:val="0"/>
          <w:color w:val="000000" w:themeColor="text1"/>
          <w:sz w:val="22"/>
          <w:szCs w:val="22"/>
        </w:rPr>
      </w:pPr>
      <w:bookmarkStart w:id="42" w:name="_Toc211940022"/>
      <w:r w:rsidRPr="00E625E7">
        <w:rPr>
          <w:i w:val="0"/>
          <w:iCs w:val="0"/>
          <w:color w:val="000000" w:themeColor="text1"/>
          <w:sz w:val="22"/>
          <w:szCs w:val="22"/>
        </w:rPr>
        <w:t xml:space="preserve">Tabela </w:t>
      </w:r>
      <w:r w:rsidRPr="00E625E7">
        <w:rPr>
          <w:i w:val="0"/>
          <w:iCs w:val="0"/>
          <w:color w:val="000000" w:themeColor="text1"/>
          <w:sz w:val="22"/>
          <w:szCs w:val="22"/>
        </w:rPr>
        <w:fldChar w:fldCharType="begin"/>
      </w:r>
      <w:r w:rsidRPr="00E625E7">
        <w:rPr>
          <w:i w:val="0"/>
          <w:iCs w:val="0"/>
          <w:color w:val="000000" w:themeColor="text1"/>
          <w:sz w:val="22"/>
          <w:szCs w:val="22"/>
        </w:rPr>
        <w:instrText xml:space="preserve"> SEQ Tabela \* ARABIC </w:instrText>
      </w:r>
      <w:r w:rsidRPr="00E625E7">
        <w:rPr>
          <w:i w:val="0"/>
          <w:iCs w:val="0"/>
          <w:color w:val="000000" w:themeColor="text1"/>
          <w:sz w:val="22"/>
          <w:szCs w:val="22"/>
        </w:rPr>
        <w:fldChar w:fldCharType="separate"/>
      </w:r>
      <w:r w:rsidR="00A62AA4">
        <w:rPr>
          <w:i w:val="0"/>
          <w:iCs w:val="0"/>
          <w:noProof/>
          <w:color w:val="000000" w:themeColor="text1"/>
          <w:sz w:val="22"/>
          <w:szCs w:val="22"/>
        </w:rPr>
        <w:t>2</w:t>
      </w:r>
      <w:r w:rsidRPr="00E625E7">
        <w:rPr>
          <w:i w:val="0"/>
          <w:iCs w:val="0"/>
          <w:color w:val="000000" w:themeColor="text1"/>
          <w:sz w:val="22"/>
          <w:szCs w:val="22"/>
        </w:rPr>
        <w:fldChar w:fldCharType="end"/>
      </w:r>
      <w:r w:rsidRPr="00E625E7">
        <w:rPr>
          <w:i w:val="0"/>
          <w:iCs w:val="0"/>
          <w:color w:val="000000" w:themeColor="text1"/>
          <w:sz w:val="22"/>
          <w:szCs w:val="22"/>
        </w:rPr>
        <w:t>: Matriz de Confusão do Modelo de Classificação</w:t>
      </w:r>
      <w:bookmarkEnd w:id="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4"/>
        <w:gridCol w:w="1134"/>
      </w:tblGrid>
      <w:tr w:rsidR="00247282" w:rsidRPr="00D3326A" w14:paraId="49C22329" w14:textId="77777777" w:rsidTr="00E625E7">
        <w:trPr>
          <w:jc w:val="center"/>
        </w:trPr>
        <w:tc>
          <w:tcPr>
            <w:tcW w:w="1204" w:type="dxa"/>
          </w:tcPr>
          <w:p w14:paraId="5C2436E2" w14:textId="77777777" w:rsidR="00247282" w:rsidRPr="00D3326A" w:rsidRDefault="00247282" w:rsidP="00E625E7">
            <w:pPr>
              <w:pStyle w:val="NormalWeb"/>
            </w:pPr>
            <w:r w:rsidRPr="00D3326A">
              <w:t>1598</w:t>
            </w:r>
          </w:p>
        </w:tc>
        <w:tc>
          <w:tcPr>
            <w:tcW w:w="1134" w:type="dxa"/>
          </w:tcPr>
          <w:p w14:paraId="745A5D81" w14:textId="77777777" w:rsidR="00247282" w:rsidRPr="00D3326A" w:rsidRDefault="00247282" w:rsidP="00E625E7">
            <w:pPr>
              <w:pStyle w:val="NormalWeb"/>
            </w:pPr>
            <w:r w:rsidRPr="00D3326A">
              <w:t>344</w:t>
            </w:r>
          </w:p>
        </w:tc>
      </w:tr>
      <w:tr w:rsidR="00247282" w:rsidRPr="00D3326A" w14:paraId="5103D19C" w14:textId="77777777" w:rsidTr="00E625E7">
        <w:trPr>
          <w:jc w:val="center"/>
        </w:trPr>
        <w:tc>
          <w:tcPr>
            <w:tcW w:w="1204" w:type="dxa"/>
          </w:tcPr>
          <w:p w14:paraId="37CBBB21" w14:textId="77777777" w:rsidR="00247282" w:rsidRPr="00D3326A" w:rsidRDefault="00247282" w:rsidP="00E625E7">
            <w:pPr>
              <w:pStyle w:val="NormalWeb"/>
            </w:pPr>
            <w:r w:rsidRPr="00D3326A">
              <w:t>414</w:t>
            </w:r>
          </w:p>
        </w:tc>
        <w:tc>
          <w:tcPr>
            <w:tcW w:w="1134" w:type="dxa"/>
          </w:tcPr>
          <w:p w14:paraId="1DD6B5A9" w14:textId="77777777" w:rsidR="00247282" w:rsidRPr="00D3326A" w:rsidRDefault="00247282" w:rsidP="00E625E7">
            <w:pPr>
              <w:pStyle w:val="NormalWeb"/>
            </w:pPr>
            <w:r w:rsidRPr="00D3326A">
              <w:t>440</w:t>
            </w:r>
          </w:p>
        </w:tc>
      </w:tr>
    </w:tbl>
    <w:p w14:paraId="6D5FA1C2" w14:textId="77777777" w:rsidR="00E625E7" w:rsidRPr="009E2053" w:rsidRDefault="00E625E7" w:rsidP="00E625E7">
      <w:pPr>
        <w:widowControl w:val="0"/>
        <w:suppressAutoHyphens/>
        <w:spacing w:line="240" w:lineRule="auto"/>
        <w:ind w:firstLine="0"/>
        <w:jc w:val="center"/>
        <w:rPr>
          <w:noProof/>
          <w:sz w:val="22"/>
        </w:rPr>
      </w:pPr>
      <w:r w:rsidRPr="009E2053">
        <w:rPr>
          <w:noProof/>
          <w:sz w:val="22"/>
        </w:rPr>
        <w:t>Fonte: Elaborado pelo autor</w:t>
      </w:r>
    </w:p>
    <w:p w14:paraId="31DDE179" w14:textId="77777777" w:rsidR="00E625E7" w:rsidRDefault="00E625E7" w:rsidP="00B45A1D"/>
    <w:p w14:paraId="1A8D36E0" w14:textId="281FAE3C" w:rsidR="00247282" w:rsidRPr="00D3326A" w:rsidRDefault="00247282" w:rsidP="00B45A1D">
      <w:r w:rsidRPr="00B45A1D">
        <w:rPr>
          <w:highlight w:val="yellow"/>
        </w:rPr>
        <w:t>A Tabela 2</w:t>
      </w:r>
      <w:r w:rsidRPr="00D3326A">
        <w:t xml:space="preserve"> apresenta a Matriz de Confusão, que sumariza o desempenho do modelo. Os valores representam a contagem de predições corretas e incorretas para as classes 0 (mau desempenho) e 1 (bom desempenho).</w:t>
      </w:r>
    </w:p>
    <w:p w14:paraId="367EE3C0" w14:textId="77777777" w:rsidR="00247282" w:rsidRPr="00D3326A" w:rsidRDefault="00247282" w:rsidP="00B45A1D">
      <w:r w:rsidRPr="00D3326A">
        <w:t>A análise da matriz de confusão, obtida a partir do conjunto de teste (</w:t>
      </w:r>
      <w:proofErr w:type="spellStart"/>
      <w:r w:rsidRPr="00D3326A">
        <w:rPr>
          <w:i/>
          <w:iCs/>
        </w:rPr>
        <w:t>hold</w:t>
      </w:r>
      <w:proofErr w:type="spellEnd"/>
      <w:r w:rsidRPr="00D3326A">
        <w:rPr>
          <w:i/>
          <w:iCs/>
        </w:rPr>
        <w:t>-out</w:t>
      </w:r>
      <w:r w:rsidRPr="00D3326A">
        <w:t xml:space="preserve">) que continha 2.796 amostras, revelou uma acurácia geral do modelo de 72,9%. O modelo acertou um total de 2.038 previsões, sendo mais proficiente em identificar corretamente as ações de "mau desempenho" (1.598 Verdadeiros Negativos) do que as de "bom desempenho" (440 Verdadeiros Positivos). Ocorreram 344 erros do Tipo I </w:t>
      </w:r>
      <w:r w:rsidRPr="00D3326A">
        <w:lastRenderedPageBreak/>
        <w:t>(Falsos Positivos), onde o modelo recomendou ações que tiveram desempenho ruim, e 414 erros do Tipo II (Falsos Negativos), onde o modelo deixou de recomendar ações que tiveram bom desempenho.</w:t>
      </w:r>
    </w:p>
    <w:p w14:paraId="3B81592D" w14:textId="77777777" w:rsidR="009D5937" w:rsidRDefault="009D5937" w:rsidP="001F5CFA"/>
    <w:p w14:paraId="0F3395B3" w14:textId="391A26A2" w:rsidR="0050376D" w:rsidRPr="0050376D" w:rsidRDefault="0050376D" w:rsidP="00AB664C">
      <w:pPr>
        <w:pStyle w:val="Legenda"/>
        <w:keepNext/>
        <w:spacing w:after="0"/>
        <w:ind w:firstLine="0"/>
        <w:jc w:val="center"/>
        <w:rPr>
          <w:i w:val="0"/>
          <w:iCs w:val="0"/>
          <w:color w:val="000000" w:themeColor="text1"/>
          <w:sz w:val="22"/>
          <w:szCs w:val="22"/>
        </w:rPr>
      </w:pPr>
      <w:bookmarkStart w:id="43" w:name="_Toc211940023"/>
      <w:r w:rsidRPr="0050376D">
        <w:rPr>
          <w:i w:val="0"/>
          <w:iCs w:val="0"/>
          <w:color w:val="000000" w:themeColor="text1"/>
          <w:sz w:val="22"/>
          <w:szCs w:val="22"/>
        </w:rPr>
        <w:t xml:space="preserve">Tabela </w:t>
      </w:r>
      <w:r w:rsidRPr="0050376D">
        <w:rPr>
          <w:i w:val="0"/>
          <w:iCs w:val="0"/>
          <w:color w:val="000000" w:themeColor="text1"/>
          <w:sz w:val="22"/>
          <w:szCs w:val="22"/>
        </w:rPr>
        <w:fldChar w:fldCharType="begin"/>
      </w:r>
      <w:r w:rsidRPr="0050376D">
        <w:rPr>
          <w:i w:val="0"/>
          <w:iCs w:val="0"/>
          <w:color w:val="000000" w:themeColor="text1"/>
          <w:sz w:val="22"/>
          <w:szCs w:val="22"/>
        </w:rPr>
        <w:instrText xml:space="preserve"> SEQ Tabela \* ARABIC </w:instrText>
      </w:r>
      <w:r w:rsidRPr="0050376D">
        <w:rPr>
          <w:i w:val="0"/>
          <w:iCs w:val="0"/>
          <w:color w:val="000000" w:themeColor="text1"/>
          <w:sz w:val="22"/>
          <w:szCs w:val="22"/>
        </w:rPr>
        <w:fldChar w:fldCharType="separate"/>
      </w:r>
      <w:r w:rsidR="00A62AA4">
        <w:rPr>
          <w:i w:val="0"/>
          <w:iCs w:val="0"/>
          <w:noProof/>
          <w:color w:val="000000" w:themeColor="text1"/>
          <w:sz w:val="22"/>
          <w:szCs w:val="22"/>
        </w:rPr>
        <w:t>3</w:t>
      </w:r>
      <w:r w:rsidRPr="0050376D">
        <w:rPr>
          <w:i w:val="0"/>
          <w:iCs w:val="0"/>
          <w:color w:val="000000" w:themeColor="text1"/>
          <w:sz w:val="22"/>
          <w:szCs w:val="22"/>
        </w:rPr>
        <w:fldChar w:fldCharType="end"/>
      </w:r>
      <w:r w:rsidRPr="0050376D">
        <w:rPr>
          <w:i w:val="0"/>
          <w:iCs w:val="0"/>
          <w:color w:val="000000" w:themeColor="text1"/>
          <w:sz w:val="22"/>
          <w:szCs w:val="22"/>
        </w:rPr>
        <w:t>:Relatório de Classificação</w:t>
      </w:r>
      <w:bookmarkEnd w:id="4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3"/>
        <w:gridCol w:w="1170"/>
        <w:gridCol w:w="850"/>
        <w:gridCol w:w="1134"/>
        <w:gridCol w:w="996"/>
      </w:tblGrid>
      <w:tr w:rsidR="00247282" w:rsidRPr="00D3326A" w14:paraId="56162A71" w14:textId="77777777" w:rsidTr="0050376D">
        <w:trPr>
          <w:jc w:val="center"/>
        </w:trPr>
        <w:tc>
          <w:tcPr>
            <w:tcW w:w="1703" w:type="dxa"/>
          </w:tcPr>
          <w:p w14:paraId="7AE292B9" w14:textId="77777777" w:rsidR="00247282" w:rsidRPr="00D3326A" w:rsidRDefault="00247282" w:rsidP="00AB664C">
            <w:pPr>
              <w:pStyle w:val="NormalWeb"/>
              <w:spacing w:after="0" w:afterAutospacing="0"/>
              <w:jc w:val="center"/>
            </w:pPr>
          </w:p>
        </w:tc>
        <w:tc>
          <w:tcPr>
            <w:tcW w:w="1096" w:type="dxa"/>
          </w:tcPr>
          <w:p w14:paraId="6123BC4A" w14:textId="77777777" w:rsidR="00247282" w:rsidRPr="00D3326A" w:rsidRDefault="00247282" w:rsidP="00AB664C">
            <w:pPr>
              <w:pStyle w:val="NormalWeb"/>
              <w:spacing w:after="0" w:afterAutospacing="0"/>
              <w:jc w:val="center"/>
            </w:pPr>
            <w:proofErr w:type="spellStart"/>
            <w:r w:rsidRPr="00D3326A">
              <w:t>precision</w:t>
            </w:r>
            <w:proofErr w:type="spellEnd"/>
          </w:p>
        </w:tc>
        <w:tc>
          <w:tcPr>
            <w:tcW w:w="850" w:type="dxa"/>
          </w:tcPr>
          <w:p w14:paraId="32FB511A" w14:textId="77777777" w:rsidR="00247282" w:rsidRPr="00D3326A" w:rsidRDefault="00247282" w:rsidP="00AB664C">
            <w:pPr>
              <w:pStyle w:val="NormalWeb"/>
              <w:spacing w:after="0" w:afterAutospacing="0"/>
              <w:jc w:val="center"/>
            </w:pPr>
            <w:r w:rsidRPr="00D3326A">
              <w:t>recall</w:t>
            </w:r>
          </w:p>
        </w:tc>
        <w:tc>
          <w:tcPr>
            <w:tcW w:w="1134" w:type="dxa"/>
          </w:tcPr>
          <w:p w14:paraId="6E6333B3" w14:textId="77777777" w:rsidR="00247282" w:rsidRPr="00D3326A" w:rsidRDefault="00247282" w:rsidP="00AB664C">
            <w:pPr>
              <w:pStyle w:val="NormalWeb"/>
              <w:spacing w:after="0" w:afterAutospacing="0"/>
              <w:jc w:val="center"/>
            </w:pPr>
            <w:r w:rsidRPr="00D3326A">
              <w:t>F1-score</w:t>
            </w:r>
          </w:p>
        </w:tc>
        <w:tc>
          <w:tcPr>
            <w:tcW w:w="992" w:type="dxa"/>
          </w:tcPr>
          <w:p w14:paraId="6EC35163" w14:textId="77777777" w:rsidR="00247282" w:rsidRPr="00D3326A" w:rsidRDefault="00247282" w:rsidP="00AB664C">
            <w:pPr>
              <w:pStyle w:val="NormalWeb"/>
              <w:spacing w:after="0" w:afterAutospacing="0"/>
              <w:jc w:val="center"/>
            </w:pPr>
            <w:proofErr w:type="spellStart"/>
            <w:r w:rsidRPr="00D3326A">
              <w:t>support</w:t>
            </w:r>
            <w:proofErr w:type="spellEnd"/>
          </w:p>
        </w:tc>
      </w:tr>
      <w:tr w:rsidR="00247282" w:rsidRPr="00D3326A" w14:paraId="7395D71E" w14:textId="77777777" w:rsidTr="0050376D">
        <w:trPr>
          <w:jc w:val="center"/>
        </w:trPr>
        <w:tc>
          <w:tcPr>
            <w:tcW w:w="1703" w:type="dxa"/>
          </w:tcPr>
          <w:p w14:paraId="2B67050C" w14:textId="77777777" w:rsidR="00247282" w:rsidRPr="00D3326A" w:rsidRDefault="00247282" w:rsidP="00AB664C">
            <w:pPr>
              <w:pStyle w:val="NormalWeb"/>
              <w:spacing w:after="0" w:afterAutospacing="0"/>
              <w:jc w:val="center"/>
            </w:pPr>
            <w:r w:rsidRPr="00D3326A">
              <w:t>0</w:t>
            </w:r>
          </w:p>
        </w:tc>
        <w:tc>
          <w:tcPr>
            <w:tcW w:w="1096" w:type="dxa"/>
          </w:tcPr>
          <w:p w14:paraId="2A396897" w14:textId="77777777" w:rsidR="00247282" w:rsidRPr="00D3326A" w:rsidRDefault="00247282" w:rsidP="00AB664C">
            <w:pPr>
              <w:pStyle w:val="NormalWeb"/>
              <w:spacing w:after="0" w:afterAutospacing="0"/>
              <w:jc w:val="center"/>
            </w:pPr>
            <w:r w:rsidRPr="00D3326A">
              <w:t>0.79</w:t>
            </w:r>
          </w:p>
        </w:tc>
        <w:tc>
          <w:tcPr>
            <w:tcW w:w="850" w:type="dxa"/>
          </w:tcPr>
          <w:p w14:paraId="776E2A6A" w14:textId="77777777" w:rsidR="00247282" w:rsidRPr="00D3326A" w:rsidRDefault="00247282" w:rsidP="00AB664C">
            <w:pPr>
              <w:pStyle w:val="NormalWeb"/>
              <w:spacing w:after="0" w:afterAutospacing="0"/>
              <w:jc w:val="center"/>
            </w:pPr>
            <w:r w:rsidRPr="00D3326A">
              <w:t>0.82</w:t>
            </w:r>
          </w:p>
        </w:tc>
        <w:tc>
          <w:tcPr>
            <w:tcW w:w="1134" w:type="dxa"/>
          </w:tcPr>
          <w:p w14:paraId="585E223D" w14:textId="77777777" w:rsidR="00247282" w:rsidRPr="00D3326A" w:rsidRDefault="00247282" w:rsidP="00AB664C">
            <w:pPr>
              <w:pStyle w:val="NormalWeb"/>
              <w:spacing w:after="0" w:afterAutospacing="0"/>
              <w:jc w:val="center"/>
            </w:pPr>
            <w:r w:rsidRPr="00D3326A">
              <w:t>0.81</w:t>
            </w:r>
          </w:p>
        </w:tc>
        <w:tc>
          <w:tcPr>
            <w:tcW w:w="992" w:type="dxa"/>
          </w:tcPr>
          <w:p w14:paraId="2E545035" w14:textId="77777777" w:rsidR="00247282" w:rsidRPr="00D3326A" w:rsidRDefault="00247282" w:rsidP="00AB664C">
            <w:pPr>
              <w:pStyle w:val="NormalWeb"/>
              <w:spacing w:after="0" w:afterAutospacing="0"/>
              <w:jc w:val="center"/>
            </w:pPr>
            <w:r w:rsidRPr="00D3326A">
              <w:t>1942</w:t>
            </w:r>
          </w:p>
        </w:tc>
      </w:tr>
      <w:tr w:rsidR="00247282" w:rsidRPr="00D3326A" w14:paraId="3645FCC6" w14:textId="77777777" w:rsidTr="0050376D">
        <w:trPr>
          <w:jc w:val="center"/>
        </w:trPr>
        <w:tc>
          <w:tcPr>
            <w:tcW w:w="1703" w:type="dxa"/>
          </w:tcPr>
          <w:p w14:paraId="566AA03E" w14:textId="77777777" w:rsidR="00247282" w:rsidRPr="00D3326A" w:rsidRDefault="00247282" w:rsidP="00AB664C">
            <w:pPr>
              <w:pStyle w:val="NormalWeb"/>
              <w:spacing w:after="0" w:afterAutospacing="0"/>
              <w:jc w:val="center"/>
            </w:pPr>
            <w:r w:rsidRPr="00D3326A">
              <w:t>1</w:t>
            </w:r>
          </w:p>
        </w:tc>
        <w:tc>
          <w:tcPr>
            <w:tcW w:w="1096" w:type="dxa"/>
          </w:tcPr>
          <w:p w14:paraId="53925E96" w14:textId="77777777" w:rsidR="00247282" w:rsidRPr="00D3326A" w:rsidRDefault="00247282" w:rsidP="00AB664C">
            <w:pPr>
              <w:pStyle w:val="NormalWeb"/>
              <w:spacing w:after="0" w:afterAutospacing="0"/>
              <w:jc w:val="center"/>
            </w:pPr>
            <w:r w:rsidRPr="00D3326A">
              <w:t>0.56</w:t>
            </w:r>
          </w:p>
        </w:tc>
        <w:tc>
          <w:tcPr>
            <w:tcW w:w="850" w:type="dxa"/>
          </w:tcPr>
          <w:p w14:paraId="31438832" w14:textId="77777777" w:rsidR="00247282" w:rsidRPr="00D3326A" w:rsidRDefault="00247282" w:rsidP="00AB664C">
            <w:pPr>
              <w:pStyle w:val="NormalWeb"/>
              <w:spacing w:after="0" w:afterAutospacing="0"/>
              <w:jc w:val="center"/>
            </w:pPr>
            <w:r w:rsidRPr="00D3326A">
              <w:t>0.52</w:t>
            </w:r>
          </w:p>
        </w:tc>
        <w:tc>
          <w:tcPr>
            <w:tcW w:w="1134" w:type="dxa"/>
          </w:tcPr>
          <w:p w14:paraId="06CCA8A1" w14:textId="77777777" w:rsidR="00247282" w:rsidRPr="00D3326A" w:rsidRDefault="00247282" w:rsidP="00AB664C">
            <w:pPr>
              <w:pStyle w:val="NormalWeb"/>
              <w:spacing w:after="0" w:afterAutospacing="0"/>
              <w:jc w:val="center"/>
            </w:pPr>
            <w:r w:rsidRPr="00D3326A">
              <w:t>0.54</w:t>
            </w:r>
          </w:p>
        </w:tc>
        <w:tc>
          <w:tcPr>
            <w:tcW w:w="992" w:type="dxa"/>
          </w:tcPr>
          <w:p w14:paraId="746DE062" w14:textId="77777777" w:rsidR="00247282" w:rsidRPr="00D3326A" w:rsidRDefault="00247282" w:rsidP="00AB664C">
            <w:pPr>
              <w:pStyle w:val="NormalWeb"/>
              <w:spacing w:after="0" w:afterAutospacing="0"/>
              <w:jc w:val="center"/>
            </w:pPr>
            <w:r w:rsidRPr="00D3326A">
              <w:t>854</w:t>
            </w:r>
          </w:p>
        </w:tc>
      </w:tr>
      <w:tr w:rsidR="00247282" w:rsidRPr="00D3326A" w14:paraId="6D5D4EC7" w14:textId="77777777" w:rsidTr="0050376D">
        <w:trPr>
          <w:jc w:val="center"/>
        </w:trPr>
        <w:tc>
          <w:tcPr>
            <w:tcW w:w="1703" w:type="dxa"/>
          </w:tcPr>
          <w:p w14:paraId="35FF046F" w14:textId="77777777" w:rsidR="00247282" w:rsidRPr="00D3326A" w:rsidRDefault="00247282" w:rsidP="00AB664C">
            <w:pPr>
              <w:pStyle w:val="NormalWeb"/>
              <w:spacing w:after="0" w:afterAutospacing="0"/>
              <w:jc w:val="center"/>
            </w:pPr>
            <w:proofErr w:type="spellStart"/>
            <w:r w:rsidRPr="00D3326A">
              <w:t>accuracy</w:t>
            </w:r>
            <w:proofErr w:type="spellEnd"/>
          </w:p>
        </w:tc>
        <w:tc>
          <w:tcPr>
            <w:tcW w:w="1096" w:type="dxa"/>
          </w:tcPr>
          <w:p w14:paraId="1359DB43" w14:textId="77777777" w:rsidR="00247282" w:rsidRPr="00D3326A" w:rsidRDefault="00247282" w:rsidP="00AB664C">
            <w:pPr>
              <w:pStyle w:val="NormalWeb"/>
              <w:spacing w:after="0" w:afterAutospacing="0"/>
              <w:jc w:val="center"/>
            </w:pPr>
          </w:p>
        </w:tc>
        <w:tc>
          <w:tcPr>
            <w:tcW w:w="850" w:type="dxa"/>
          </w:tcPr>
          <w:p w14:paraId="793D5102" w14:textId="77777777" w:rsidR="00247282" w:rsidRPr="00D3326A" w:rsidRDefault="00247282" w:rsidP="00AB664C">
            <w:pPr>
              <w:pStyle w:val="NormalWeb"/>
              <w:spacing w:after="0" w:afterAutospacing="0"/>
              <w:jc w:val="center"/>
            </w:pPr>
          </w:p>
        </w:tc>
        <w:tc>
          <w:tcPr>
            <w:tcW w:w="1134" w:type="dxa"/>
          </w:tcPr>
          <w:p w14:paraId="4059B85B" w14:textId="77777777" w:rsidR="00247282" w:rsidRPr="00D3326A" w:rsidRDefault="00247282" w:rsidP="00AB664C">
            <w:pPr>
              <w:pStyle w:val="NormalWeb"/>
              <w:spacing w:after="0" w:afterAutospacing="0"/>
              <w:jc w:val="center"/>
            </w:pPr>
            <w:r w:rsidRPr="00D3326A">
              <w:t>0.73</w:t>
            </w:r>
          </w:p>
        </w:tc>
        <w:tc>
          <w:tcPr>
            <w:tcW w:w="992" w:type="dxa"/>
          </w:tcPr>
          <w:p w14:paraId="4D0253FF" w14:textId="77777777" w:rsidR="00247282" w:rsidRPr="00D3326A" w:rsidRDefault="00247282" w:rsidP="00AB664C">
            <w:pPr>
              <w:pStyle w:val="NormalWeb"/>
              <w:spacing w:after="0" w:afterAutospacing="0"/>
              <w:jc w:val="center"/>
            </w:pPr>
            <w:r w:rsidRPr="00D3326A">
              <w:t>2796</w:t>
            </w:r>
          </w:p>
        </w:tc>
      </w:tr>
      <w:tr w:rsidR="00247282" w:rsidRPr="00D3326A" w14:paraId="2E38DA92" w14:textId="77777777" w:rsidTr="0050376D">
        <w:trPr>
          <w:jc w:val="center"/>
        </w:trPr>
        <w:tc>
          <w:tcPr>
            <w:tcW w:w="1703" w:type="dxa"/>
          </w:tcPr>
          <w:p w14:paraId="2FA40CC6" w14:textId="77777777" w:rsidR="00247282" w:rsidRPr="00D3326A" w:rsidRDefault="00247282" w:rsidP="00AB664C">
            <w:pPr>
              <w:pStyle w:val="NormalWeb"/>
              <w:spacing w:after="0" w:afterAutospacing="0"/>
              <w:jc w:val="center"/>
            </w:pPr>
            <w:r w:rsidRPr="00D3326A">
              <w:t xml:space="preserve">macro </w:t>
            </w:r>
            <w:proofErr w:type="spellStart"/>
            <w:r w:rsidRPr="00D3326A">
              <w:t>avg</w:t>
            </w:r>
            <w:proofErr w:type="spellEnd"/>
          </w:p>
        </w:tc>
        <w:tc>
          <w:tcPr>
            <w:tcW w:w="1096" w:type="dxa"/>
          </w:tcPr>
          <w:p w14:paraId="438AD1BC" w14:textId="77777777" w:rsidR="00247282" w:rsidRPr="00D3326A" w:rsidRDefault="00247282" w:rsidP="00AB664C">
            <w:pPr>
              <w:pStyle w:val="NormalWeb"/>
              <w:spacing w:after="0" w:afterAutospacing="0"/>
              <w:jc w:val="center"/>
            </w:pPr>
            <w:r w:rsidRPr="00D3326A">
              <w:t>0.68</w:t>
            </w:r>
          </w:p>
        </w:tc>
        <w:tc>
          <w:tcPr>
            <w:tcW w:w="850" w:type="dxa"/>
          </w:tcPr>
          <w:p w14:paraId="3F9CEFEA" w14:textId="77777777" w:rsidR="00247282" w:rsidRPr="00D3326A" w:rsidRDefault="00247282" w:rsidP="00AB664C">
            <w:pPr>
              <w:pStyle w:val="NormalWeb"/>
              <w:spacing w:after="0" w:afterAutospacing="0"/>
              <w:jc w:val="center"/>
            </w:pPr>
            <w:r w:rsidRPr="00D3326A">
              <w:t>0.67</w:t>
            </w:r>
          </w:p>
        </w:tc>
        <w:tc>
          <w:tcPr>
            <w:tcW w:w="1134" w:type="dxa"/>
          </w:tcPr>
          <w:p w14:paraId="02ACBCF4" w14:textId="77777777" w:rsidR="00247282" w:rsidRPr="00D3326A" w:rsidRDefault="00247282" w:rsidP="00AB664C">
            <w:pPr>
              <w:pStyle w:val="NormalWeb"/>
              <w:spacing w:after="0" w:afterAutospacing="0"/>
              <w:jc w:val="center"/>
            </w:pPr>
            <w:r w:rsidRPr="00D3326A">
              <w:t>0.67</w:t>
            </w:r>
          </w:p>
        </w:tc>
        <w:tc>
          <w:tcPr>
            <w:tcW w:w="992" w:type="dxa"/>
          </w:tcPr>
          <w:p w14:paraId="37D9810E" w14:textId="77777777" w:rsidR="00247282" w:rsidRPr="00D3326A" w:rsidRDefault="00247282" w:rsidP="00AB664C">
            <w:pPr>
              <w:pStyle w:val="NormalWeb"/>
              <w:spacing w:after="0" w:afterAutospacing="0"/>
              <w:jc w:val="center"/>
            </w:pPr>
            <w:r w:rsidRPr="00D3326A">
              <w:t>2796</w:t>
            </w:r>
          </w:p>
        </w:tc>
      </w:tr>
      <w:tr w:rsidR="00247282" w:rsidRPr="00D3326A" w14:paraId="560830E5" w14:textId="77777777" w:rsidTr="0050376D">
        <w:trPr>
          <w:jc w:val="center"/>
        </w:trPr>
        <w:tc>
          <w:tcPr>
            <w:tcW w:w="1703" w:type="dxa"/>
          </w:tcPr>
          <w:p w14:paraId="5625CD68" w14:textId="77777777" w:rsidR="00247282" w:rsidRPr="00D3326A" w:rsidRDefault="00247282" w:rsidP="00AB664C">
            <w:pPr>
              <w:pStyle w:val="NormalWeb"/>
              <w:spacing w:after="0" w:afterAutospacing="0"/>
              <w:jc w:val="center"/>
            </w:pPr>
            <w:proofErr w:type="spellStart"/>
            <w:r w:rsidRPr="00D3326A">
              <w:t>weighted</w:t>
            </w:r>
            <w:proofErr w:type="spellEnd"/>
            <w:r w:rsidRPr="00D3326A">
              <w:t xml:space="preserve"> </w:t>
            </w:r>
            <w:proofErr w:type="spellStart"/>
            <w:r w:rsidRPr="00D3326A">
              <w:t>avg</w:t>
            </w:r>
            <w:proofErr w:type="spellEnd"/>
          </w:p>
        </w:tc>
        <w:tc>
          <w:tcPr>
            <w:tcW w:w="1096" w:type="dxa"/>
          </w:tcPr>
          <w:p w14:paraId="0345FBBB" w14:textId="77777777" w:rsidR="00247282" w:rsidRPr="00D3326A" w:rsidRDefault="00247282" w:rsidP="00AB664C">
            <w:pPr>
              <w:pStyle w:val="NormalWeb"/>
              <w:spacing w:after="0" w:afterAutospacing="0"/>
              <w:jc w:val="center"/>
            </w:pPr>
            <w:r w:rsidRPr="00D3326A">
              <w:t>0.72</w:t>
            </w:r>
          </w:p>
        </w:tc>
        <w:tc>
          <w:tcPr>
            <w:tcW w:w="850" w:type="dxa"/>
          </w:tcPr>
          <w:p w14:paraId="2ED6EC75" w14:textId="77777777" w:rsidR="00247282" w:rsidRPr="00D3326A" w:rsidRDefault="00247282" w:rsidP="00AB664C">
            <w:pPr>
              <w:pStyle w:val="NormalWeb"/>
              <w:spacing w:after="0" w:afterAutospacing="0"/>
              <w:jc w:val="center"/>
            </w:pPr>
            <w:r w:rsidRPr="00D3326A">
              <w:t>0.73</w:t>
            </w:r>
          </w:p>
        </w:tc>
        <w:tc>
          <w:tcPr>
            <w:tcW w:w="1134" w:type="dxa"/>
          </w:tcPr>
          <w:p w14:paraId="063A0ED7" w14:textId="77777777" w:rsidR="00247282" w:rsidRPr="00D3326A" w:rsidRDefault="00247282" w:rsidP="00AB664C">
            <w:pPr>
              <w:pStyle w:val="NormalWeb"/>
              <w:spacing w:after="0" w:afterAutospacing="0"/>
              <w:jc w:val="center"/>
            </w:pPr>
            <w:r w:rsidRPr="00D3326A">
              <w:t>0.73</w:t>
            </w:r>
          </w:p>
        </w:tc>
        <w:tc>
          <w:tcPr>
            <w:tcW w:w="992" w:type="dxa"/>
          </w:tcPr>
          <w:p w14:paraId="7C57F969" w14:textId="77777777" w:rsidR="00247282" w:rsidRPr="00D3326A" w:rsidRDefault="00247282" w:rsidP="00AB664C">
            <w:pPr>
              <w:pStyle w:val="NormalWeb"/>
              <w:spacing w:after="0" w:afterAutospacing="0"/>
              <w:jc w:val="center"/>
            </w:pPr>
            <w:r w:rsidRPr="00D3326A">
              <w:t>2796</w:t>
            </w:r>
          </w:p>
        </w:tc>
      </w:tr>
    </w:tbl>
    <w:p w14:paraId="7EE9347F" w14:textId="77777777" w:rsidR="0050376D" w:rsidRPr="009E2053" w:rsidRDefault="0050376D" w:rsidP="00AB664C">
      <w:pPr>
        <w:widowControl w:val="0"/>
        <w:suppressAutoHyphens/>
        <w:spacing w:line="240" w:lineRule="auto"/>
        <w:ind w:firstLine="0"/>
        <w:jc w:val="center"/>
        <w:rPr>
          <w:noProof/>
          <w:sz w:val="22"/>
        </w:rPr>
      </w:pPr>
      <w:r w:rsidRPr="009E2053">
        <w:rPr>
          <w:noProof/>
          <w:sz w:val="22"/>
        </w:rPr>
        <w:t>Fonte: Elaborado pelo autor</w:t>
      </w:r>
    </w:p>
    <w:p w14:paraId="6B27925E" w14:textId="77777777" w:rsidR="0050376D" w:rsidRDefault="0050376D" w:rsidP="001F5CFA"/>
    <w:p w14:paraId="1348B5DC" w14:textId="6827041A" w:rsidR="00247282" w:rsidRPr="009D5937" w:rsidRDefault="00247282" w:rsidP="009D5937">
      <w:r w:rsidRPr="009D5937">
        <w:t xml:space="preserve">A Tabela 3 apresenta o Relatório de Classificação, que detalha a performance do modelo para cada classe. A Acurácia geral do modelo foi de 73% sobre as 2.796 amostras de teste. O desempenho para a Classe 0 ("Mau Desempenho") foi robusto, com Precisão de 79% e Recall de 82%. Isso indica que o modelo foi muito eficaz em identificar ações de desempenho ruim. Para a Classe 1 ("Bom Desempenho"), o modelo apresentou uma Precisão de 56% – acertando 56% das vezes que previu uma boa oportunidade – e um Recall de 52%, o que significa que foi capaz de identificar 52% de todas as ações que realmente tiveram um bom </w:t>
      </w:r>
      <w:proofErr w:type="spellStart"/>
      <w:proofErr w:type="gramStart"/>
      <w:r w:rsidRPr="009D5937">
        <w:t>desempenho.partir</w:t>
      </w:r>
      <w:proofErr w:type="spellEnd"/>
      <w:proofErr w:type="gramEnd"/>
      <w:r w:rsidRPr="009D5937">
        <w:t xml:space="preserve"> da Matriz de Confusão, foram calculadas as métricas de desempenho detalhadas na Tabela 2. A Acurácia indica a porcentagem geral de acertos do modelo. A Precisão mede, dentre todas as previsões de uma classe, quantas estavam corretas. O Recall (ou Sensibilidade) mede a capacidade do modelo de identificar corretamente todas as ocorrências</w:t>
      </w:r>
    </w:p>
    <w:p w14:paraId="67756547" w14:textId="77777777" w:rsidR="00247282" w:rsidRDefault="00247282" w:rsidP="009D5937">
      <w:r w:rsidRPr="009D5937">
        <w:t xml:space="preserve">Adicionalmente, o modelo alcançou um valor de AUC-ROC (Area </w:t>
      </w:r>
      <w:proofErr w:type="spellStart"/>
      <w:r w:rsidRPr="009D5937">
        <w:t>Under</w:t>
      </w:r>
      <w:proofErr w:type="spellEnd"/>
      <w:r w:rsidRPr="009D5937">
        <w:t xml:space="preserve"> </w:t>
      </w:r>
      <w:proofErr w:type="spellStart"/>
      <w:r w:rsidRPr="009D5937">
        <w:t>the</w:t>
      </w:r>
      <w:proofErr w:type="spellEnd"/>
      <w:r w:rsidRPr="009D5937">
        <w:t xml:space="preserve"> </w:t>
      </w:r>
      <w:proofErr w:type="spellStart"/>
      <w:r w:rsidRPr="009D5937">
        <w:t>Receiver</w:t>
      </w:r>
      <w:proofErr w:type="spellEnd"/>
      <w:r w:rsidRPr="009D5937">
        <w:t xml:space="preserve"> </w:t>
      </w:r>
      <w:proofErr w:type="spellStart"/>
      <w:r w:rsidRPr="009D5937">
        <w:t>Operating</w:t>
      </w:r>
      <w:proofErr w:type="spellEnd"/>
      <w:r w:rsidRPr="009D5937">
        <w:t xml:space="preserve"> </w:t>
      </w:r>
      <w:proofErr w:type="spellStart"/>
      <w:r w:rsidRPr="009D5937">
        <w:t>Characteristic</w:t>
      </w:r>
      <w:proofErr w:type="spellEnd"/>
      <w:r w:rsidRPr="009D5937">
        <w:t xml:space="preserve"> Curve) de 0.82. Este valor, que varia de 0 a 1, indica a capacidade geral do modelo de distinguir entre as classes de bom e mau desempenho, onde valores mais próximos de 1 representam um melhor desempenho (PROVOST; FAWCETT, 2019).</w:t>
      </w:r>
    </w:p>
    <w:p w14:paraId="3DA5E332" w14:textId="77777777" w:rsidR="009D5937" w:rsidRDefault="009D5937" w:rsidP="001F5CFA"/>
    <w:p w14:paraId="09E5AFC7" w14:textId="77777777" w:rsidR="001F5CFA" w:rsidRDefault="001F5CFA" w:rsidP="001F5CFA"/>
    <w:p w14:paraId="2F8E2A24" w14:textId="77777777" w:rsidR="001F5CFA" w:rsidRPr="001F5CFA" w:rsidRDefault="001F5CFA" w:rsidP="001F5CFA"/>
    <w:p w14:paraId="1DBB4304" w14:textId="4F4667A5" w:rsidR="00247282" w:rsidRPr="00D3326A" w:rsidRDefault="00C2126D" w:rsidP="00C2126D">
      <w:pPr>
        <w:pStyle w:val="Ttulo2"/>
      </w:pPr>
      <w:bookmarkStart w:id="44" w:name="_Toc211938174"/>
      <w:r w:rsidRPr="00D3326A">
        <w:lastRenderedPageBreak/>
        <w:t xml:space="preserve">4.2 </w:t>
      </w:r>
      <w:r>
        <w:t>A</w:t>
      </w:r>
      <w:r w:rsidRPr="00D3326A">
        <w:t>valiação do modelo de regressão</w:t>
      </w:r>
      <w:bookmarkEnd w:id="44"/>
    </w:p>
    <w:p w14:paraId="7CE0AFCB" w14:textId="77777777" w:rsidR="005F7163" w:rsidRDefault="005F7163" w:rsidP="005F7163"/>
    <w:p w14:paraId="3406AB59" w14:textId="4DC0EA13" w:rsidR="00247282" w:rsidRPr="005F7163" w:rsidRDefault="00247282" w:rsidP="005F7163">
      <w:r w:rsidRPr="005F7163">
        <w:t xml:space="preserve">A performance do modelo </w:t>
      </w:r>
      <w:proofErr w:type="spellStart"/>
      <w:r w:rsidRPr="005F7163">
        <w:t>RandomForestRegressor</w:t>
      </w:r>
      <w:proofErr w:type="spellEnd"/>
      <w:r w:rsidRPr="005F7163">
        <w:t xml:space="preserve">, responsável por prever o preço futuro das ações, foi avaliada utilizando um conjunto de métricas de erro padrão. Estas métricas quantificam a diferença média entre </w:t>
      </w:r>
      <w:proofErr w:type="spellStart"/>
      <w:r w:rsidRPr="005F7163">
        <w:t>los</w:t>
      </w:r>
      <w:proofErr w:type="spellEnd"/>
      <w:r w:rsidRPr="005F7163">
        <w:t xml:space="preserve"> preços previstos pelo modelo e os preços reais observados (PROVOST; FAWCETT, 2019).</w:t>
      </w:r>
    </w:p>
    <w:p w14:paraId="7EE84653" w14:textId="77777777" w:rsidR="00247282" w:rsidRPr="005F7163" w:rsidRDefault="00247282" w:rsidP="005F7163">
      <w:r w:rsidRPr="005F7163">
        <w:t>Os resultados agregados, apresentados na Tabela 3, foram calculados sobre um cenário de teste específico: foi simulada uma previsão de 10 dias à frente, utilizando os dados até 2025-09-19 para treinar o modelo e os dados do dia 2025-09-20 para gerar as previsões (com data-alvo em 2025-09-30).</w:t>
      </w:r>
    </w:p>
    <w:p w14:paraId="2FDEEBEB" w14:textId="77777777" w:rsidR="00247282" w:rsidRPr="005F7163" w:rsidRDefault="00247282" w:rsidP="005F7163">
      <w:r w:rsidRPr="005F7163">
        <w:t xml:space="preserve">performance do modelo </w:t>
      </w:r>
      <w:proofErr w:type="spellStart"/>
      <w:r w:rsidRPr="005F7163">
        <w:t>RandomForestRegressor</w:t>
      </w:r>
      <w:proofErr w:type="spellEnd"/>
      <w:r w:rsidRPr="005F7163">
        <w:t>, responsável por prever o preço futuro das ações, foi avaliada utilizando um conjunto de métricas de erro padrão. Estas métricas quantificam a diferença média entre os preços previstos pelo modelo e os preços reais observados.</w:t>
      </w:r>
    </w:p>
    <w:p w14:paraId="160D6353" w14:textId="77777777" w:rsidR="00247282" w:rsidRDefault="00247282" w:rsidP="005F7163">
      <w:r w:rsidRPr="005F7163">
        <w:t>Os resultados agregados, apresentados na Tabela 3, foram calculados sobre um cenário de teste específico: foi simulada uma previsão de 10 dias à frente, utilizando os dados até 2025-09-19 para treinar o modelo e os dados do dia 2025-09-20 para gerar as previsões (com data-alvo em 2025-09-30).</w:t>
      </w:r>
    </w:p>
    <w:p w14:paraId="7F07A792" w14:textId="77777777" w:rsidR="00AB664C" w:rsidRPr="005F7163" w:rsidRDefault="00AB664C" w:rsidP="001F5CFA"/>
    <w:p w14:paraId="199062BC" w14:textId="24C9A01F" w:rsidR="00AB664C" w:rsidRPr="00AB664C" w:rsidRDefault="00AB664C" w:rsidP="00AB664C">
      <w:pPr>
        <w:pStyle w:val="Legenda"/>
        <w:keepNext/>
        <w:spacing w:after="0"/>
        <w:ind w:firstLine="0"/>
        <w:jc w:val="center"/>
        <w:rPr>
          <w:i w:val="0"/>
          <w:iCs w:val="0"/>
          <w:color w:val="000000" w:themeColor="text1"/>
          <w:sz w:val="22"/>
          <w:szCs w:val="22"/>
        </w:rPr>
      </w:pPr>
      <w:bookmarkStart w:id="45" w:name="_Toc211940024"/>
      <w:r w:rsidRPr="00AB664C">
        <w:rPr>
          <w:i w:val="0"/>
          <w:iCs w:val="0"/>
          <w:color w:val="000000" w:themeColor="text1"/>
          <w:sz w:val="22"/>
          <w:szCs w:val="22"/>
        </w:rPr>
        <w:t xml:space="preserve">Tabela </w:t>
      </w:r>
      <w:r w:rsidRPr="00AB664C">
        <w:rPr>
          <w:i w:val="0"/>
          <w:iCs w:val="0"/>
          <w:color w:val="000000" w:themeColor="text1"/>
          <w:sz w:val="22"/>
          <w:szCs w:val="22"/>
        </w:rPr>
        <w:fldChar w:fldCharType="begin"/>
      </w:r>
      <w:r w:rsidRPr="00AB664C">
        <w:rPr>
          <w:i w:val="0"/>
          <w:iCs w:val="0"/>
          <w:color w:val="000000" w:themeColor="text1"/>
          <w:sz w:val="22"/>
          <w:szCs w:val="22"/>
        </w:rPr>
        <w:instrText xml:space="preserve"> SEQ Tabela \* ARABIC </w:instrText>
      </w:r>
      <w:r w:rsidRPr="00AB664C">
        <w:rPr>
          <w:i w:val="0"/>
          <w:iCs w:val="0"/>
          <w:color w:val="000000" w:themeColor="text1"/>
          <w:sz w:val="22"/>
          <w:szCs w:val="22"/>
        </w:rPr>
        <w:fldChar w:fldCharType="separate"/>
      </w:r>
      <w:r w:rsidR="00A62AA4">
        <w:rPr>
          <w:i w:val="0"/>
          <w:iCs w:val="0"/>
          <w:noProof/>
          <w:color w:val="000000" w:themeColor="text1"/>
          <w:sz w:val="22"/>
          <w:szCs w:val="22"/>
        </w:rPr>
        <w:t>4</w:t>
      </w:r>
      <w:r w:rsidRPr="00AB664C">
        <w:rPr>
          <w:i w:val="0"/>
          <w:iCs w:val="0"/>
          <w:color w:val="000000" w:themeColor="text1"/>
          <w:sz w:val="22"/>
          <w:szCs w:val="22"/>
        </w:rPr>
        <w:fldChar w:fldCharType="end"/>
      </w:r>
      <w:r w:rsidRPr="00AB664C">
        <w:rPr>
          <w:i w:val="0"/>
          <w:iCs w:val="0"/>
          <w:color w:val="000000" w:themeColor="text1"/>
          <w:sz w:val="22"/>
          <w:szCs w:val="22"/>
        </w:rPr>
        <w:t>:Métricas de Erro do Modelo de Regressão (Teste de 10 dias)</w:t>
      </w:r>
      <w:bookmarkEnd w:id="4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
        <w:gridCol w:w="992"/>
      </w:tblGrid>
      <w:tr w:rsidR="00247282" w:rsidRPr="00D3326A" w14:paraId="4721F151" w14:textId="77777777" w:rsidTr="005F7163">
        <w:trPr>
          <w:jc w:val="center"/>
        </w:trPr>
        <w:tc>
          <w:tcPr>
            <w:tcW w:w="1063" w:type="dxa"/>
          </w:tcPr>
          <w:p w14:paraId="41346014" w14:textId="77777777" w:rsidR="00247282" w:rsidRPr="00D3326A" w:rsidRDefault="00247282" w:rsidP="00AB664C">
            <w:pPr>
              <w:pStyle w:val="NormalWeb"/>
              <w:spacing w:after="0" w:afterAutospacing="0"/>
            </w:pPr>
            <w:r w:rsidRPr="00D3326A">
              <w:t>MAE</w:t>
            </w:r>
          </w:p>
        </w:tc>
        <w:tc>
          <w:tcPr>
            <w:tcW w:w="992" w:type="dxa"/>
          </w:tcPr>
          <w:p w14:paraId="1156B9C8" w14:textId="77777777" w:rsidR="00247282" w:rsidRPr="00D3326A" w:rsidRDefault="00247282" w:rsidP="00AB664C">
            <w:pPr>
              <w:pStyle w:val="NormalWeb"/>
              <w:spacing w:after="0" w:afterAutospacing="0"/>
            </w:pPr>
            <w:r w:rsidRPr="00D3326A">
              <w:t>0.3484</w:t>
            </w:r>
          </w:p>
        </w:tc>
      </w:tr>
      <w:tr w:rsidR="00247282" w:rsidRPr="00D3326A" w14:paraId="2122DD24" w14:textId="77777777" w:rsidTr="005F7163">
        <w:trPr>
          <w:jc w:val="center"/>
        </w:trPr>
        <w:tc>
          <w:tcPr>
            <w:tcW w:w="1063" w:type="dxa"/>
          </w:tcPr>
          <w:p w14:paraId="7C338B16" w14:textId="77777777" w:rsidR="00247282" w:rsidRPr="00D3326A" w:rsidRDefault="00247282" w:rsidP="00AB664C">
            <w:pPr>
              <w:pStyle w:val="NormalWeb"/>
              <w:spacing w:after="0" w:afterAutospacing="0"/>
            </w:pPr>
            <w:r w:rsidRPr="00D3326A">
              <w:t>MSE</w:t>
            </w:r>
          </w:p>
        </w:tc>
        <w:tc>
          <w:tcPr>
            <w:tcW w:w="992" w:type="dxa"/>
          </w:tcPr>
          <w:p w14:paraId="606BC2F3" w14:textId="77777777" w:rsidR="00247282" w:rsidRPr="00D3326A" w:rsidRDefault="00247282" w:rsidP="00AB664C">
            <w:pPr>
              <w:pStyle w:val="NormalWeb"/>
              <w:spacing w:after="0" w:afterAutospacing="0"/>
            </w:pPr>
            <w:r w:rsidRPr="00D3326A">
              <w:t>0.4682</w:t>
            </w:r>
          </w:p>
        </w:tc>
      </w:tr>
      <w:tr w:rsidR="00247282" w:rsidRPr="00D3326A" w14:paraId="10861622" w14:textId="77777777" w:rsidTr="005F7163">
        <w:trPr>
          <w:jc w:val="center"/>
        </w:trPr>
        <w:tc>
          <w:tcPr>
            <w:tcW w:w="1063" w:type="dxa"/>
          </w:tcPr>
          <w:p w14:paraId="518A6107" w14:textId="77777777" w:rsidR="00247282" w:rsidRPr="00D3326A" w:rsidRDefault="00247282" w:rsidP="00AB664C">
            <w:pPr>
              <w:pStyle w:val="NormalWeb"/>
              <w:spacing w:after="0" w:afterAutospacing="0"/>
            </w:pPr>
            <w:r w:rsidRPr="00D3326A">
              <w:t>R²</w:t>
            </w:r>
          </w:p>
        </w:tc>
        <w:tc>
          <w:tcPr>
            <w:tcW w:w="992" w:type="dxa"/>
          </w:tcPr>
          <w:p w14:paraId="44B9372A" w14:textId="77777777" w:rsidR="00247282" w:rsidRPr="00D3326A" w:rsidRDefault="00247282" w:rsidP="00AB664C">
            <w:pPr>
              <w:pStyle w:val="NormalWeb"/>
              <w:spacing w:after="0" w:afterAutospacing="0"/>
            </w:pPr>
            <w:r w:rsidRPr="00D3326A">
              <w:t>0.9997</w:t>
            </w:r>
          </w:p>
        </w:tc>
      </w:tr>
      <w:tr w:rsidR="00247282" w:rsidRPr="00D3326A" w14:paraId="5BD4B91F" w14:textId="77777777" w:rsidTr="005F7163">
        <w:trPr>
          <w:jc w:val="center"/>
        </w:trPr>
        <w:tc>
          <w:tcPr>
            <w:tcW w:w="1063" w:type="dxa"/>
          </w:tcPr>
          <w:p w14:paraId="030BE1F5" w14:textId="77777777" w:rsidR="00247282" w:rsidRPr="00D3326A" w:rsidRDefault="00247282" w:rsidP="00AB664C">
            <w:pPr>
              <w:pStyle w:val="NormalWeb"/>
              <w:spacing w:after="0" w:afterAutospacing="0"/>
            </w:pPr>
            <w:r w:rsidRPr="00D3326A">
              <w:t>RMSE</w:t>
            </w:r>
          </w:p>
        </w:tc>
        <w:tc>
          <w:tcPr>
            <w:tcW w:w="992" w:type="dxa"/>
          </w:tcPr>
          <w:p w14:paraId="79E8320B" w14:textId="77777777" w:rsidR="00247282" w:rsidRPr="00D3326A" w:rsidRDefault="00247282" w:rsidP="00AB664C">
            <w:pPr>
              <w:pStyle w:val="NormalWeb"/>
              <w:spacing w:after="0" w:afterAutospacing="0"/>
            </w:pPr>
            <w:r w:rsidRPr="00D3326A">
              <w:t>0.6842</w:t>
            </w:r>
          </w:p>
        </w:tc>
      </w:tr>
      <w:tr w:rsidR="00247282" w:rsidRPr="00D3326A" w14:paraId="28A6A294" w14:textId="77777777" w:rsidTr="005F7163">
        <w:trPr>
          <w:jc w:val="center"/>
        </w:trPr>
        <w:tc>
          <w:tcPr>
            <w:tcW w:w="1063" w:type="dxa"/>
          </w:tcPr>
          <w:p w14:paraId="0ACEC50A" w14:textId="77777777" w:rsidR="00247282" w:rsidRPr="00D3326A" w:rsidRDefault="00247282" w:rsidP="00AB664C">
            <w:pPr>
              <w:pStyle w:val="NormalWeb"/>
              <w:spacing w:after="0" w:afterAutospacing="0"/>
            </w:pPr>
            <w:r w:rsidRPr="00D3326A">
              <w:t>MAPE</w:t>
            </w:r>
          </w:p>
        </w:tc>
        <w:tc>
          <w:tcPr>
            <w:tcW w:w="992" w:type="dxa"/>
          </w:tcPr>
          <w:p w14:paraId="3969BDE4" w14:textId="77777777" w:rsidR="00247282" w:rsidRPr="00D3326A" w:rsidRDefault="00247282" w:rsidP="00AB664C">
            <w:pPr>
              <w:pStyle w:val="NormalWeb"/>
              <w:spacing w:after="0" w:afterAutospacing="0"/>
            </w:pPr>
            <w:r w:rsidRPr="00D3326A">
              <w:t>2.22%</w:t>
            </w:r>
          </w:p>
        </w:tc>
      </w:tr>
    </w:tbl>
    <w:p w14:paraId="2BCDE18A" w14:textId="77777777" w:rsidR="00AB664C" w:rsidRPr="009E2053" w:rsidRDefault="00AB664C" w:rsidP="00AB664C">
      <w:pPr>
        <w:widowControl w:val="0"/>
        <w:suppressAutoHyphens/>
        <w:spacing w:line="240" w:lineRule="auto"/>
        <w:ind w:firstLine="0"/>
        <w:jc w:val="center"/>
        <w:rPr>
          <w:noProof/>
          <w:sz w:val="22"/>
        </w:rPr>
      </w:pPr>
      <w:bookmarkStart w:id="46" w:name="_Hlk211937079"/>
      <w:r w:rsidRPr="009E2053">
        <w:rPr>
          <w:noProof/>
          <w:sz w:val="22"/>
        </w:rPr>
        <w:t>Fonte: Elaborado pelo autor</w:t>
      </w:r>
    </w:p>
    <w:bookmarkEnd w:id="46"/>
    <w:p w14:paraId="76088502" w14:textId="77777777" w:rsidR="00AB664C" w:rsidRPr="00F9721A" w:rsidRDefault="00AB664C" w:rsidP="001F5CFA"/>
    <w:p w14:paraId="1BB7DDF0" w14:textId="3FE38341" w:rsidR="00247282" w:rsidRPr="00F9721A" w:rsidRDefault="00247282" w:rsidP="00F9721A">
      <w:r w:rsidRPr="00F9721A">
        <w:t>A Tabela 4 demonstra os resultados do modelo de regressão no cenário de teste. O modelo alcançou um MAPE de 2.22%, indicando que o erro médio das previsões foi de 2.22% em relação ao preço real. O MAE de 0.3484 mostra que, em média, a previsão errou em cerca de 35 centavos.</w:t>
      </w:r>
    </w:p>
    <w:p w14:paraId="77C9EF50" w14:textId="77777777" w:rsidR="00247282" w:rsidRPr="00F9721A" w:rsidRDefault="00247282" w:rsidP="00F9721A">
      <w:r w:rsidRPr="00D3326A">
        <w:t xml:space="preserve">¹O </w:t>
      </w:r>
      <w:r w:rsidRPr="00F9721A">
        <w:t xml:space="preserve">Coeficiente de Determinação (R²) de 99.89% é um valor atipicamente elevado para a previsão de séries temporais financeiras. Em um ambiente real, isso indicaria um </w:t>
      </w:r>
      <w:r w:rsidRPr="00F9721A">
        <w:lastRenderedPageBreak/>
        <w:t>provável vazamento de dados (</w:t>
      </w:r>
      <w:r w:rsidRPr="00F9721A">
        <w:rPr>
          <w:i/>
          <w:iCs/>
        </w:rPr>
        <w:t xml:space="preserve">data </w:t>
      </w:r>
      <w:proofErr w:type="spellStart"/>
      <w:r w:rsidRPr="00F9721A">
        <w:rPr>
          <w:i/>
          <w:iCs/>
        </w:rPr>
        <w:t>leakage</w:t>
      </w:r>
      <w:proofErr w:type="spellEnd"/>
      <w:r w:rsidRPr="00F9721A">
        <w:t xml:space="preserve">) nas </w:t>
      </w:r>
      <w:proofErr w:type="spellStart"/>
      <w:r w:rsidRPr="00F9721A">
        <w:rPr>
          <w:i/>
          <w:iCs/>
        </w:rPr>
        <w:t>features</w:t>
      </w:r>
      <w:proofErr w:type="spellEnd"/>
      <w:r w:rsidRPr="00F9721A">
        <w:t xml:space="preserve"> de treino ou um forte </w:t>
      </w:r>
      <w:proofErr w:type="spellStart"/>
      <w:r w:rsidRPr="00F9721A">
        <w:rPr>
          <w:i/>
          <w:iCs/>
        </w:rPr>
        <w:t>overfitting</w:t>
      </w:r>
      <w:proofErr w:type="spellEnd"/>
      <w:r w:rsidRPr="00F9721A">
        <w:t xml:space="preserve">, fenômenos sobre os quais </w:t>
      </w:r>
      <w:proofErr w:type="spellStart"/>
      <w:r w:rsidRPr="00F9721A">
        <w:t>Provost</w:t>
      </w:r>
      <w:proofErr w:type="spellEnd"/>
      <w:r w:rsidRPr="00F9721A">
        <w:t xml:space="preserve"> &amp; Fawcett (2019) alertam como riscos que podem invalidar a avaliação de um modelo. Para os propósitos deste trabalho acadêmico, o valor é registrado conforme gerado pelo </w:t>
      </w:r>
      <w:r w:rsidRPr="00F9721A">
        <w:rPr>
          <w:i/>
          <w:iCs/>
        </w:rPr>
        <w:t>pipeline</w:t>
      </w:r>
      <w:r w:rsidRPr="00F9721A">
        <w:t xml:space="preserve">, mas em um cenário de produção, isso exigiria uma investigação profunda das </w:t>
      </w:r>
      <w:proofErr w:type="spellStart"/>
      <w:r w:rsidRPr="00F9721A">
        <w:rPr>
          <w:i/>
          <w:iCs/>
        </w:rPr>
        <w:t>features</w:t>
      </w:r>
      <w:proofErr w:type="spellEnd"/>
      <w:r w:rsidRPr="00F9721A">
        <w:t xml:space="preserve"> para garantir que não haja informações futuras "vazando" para o conjunto de treino.</w:t>
      </w:r>
    </w:p>
    <w:p w14:paraId="18EED9EF" w14:textId="77777777" w:rsidR="00247282" w:rsidRPr="00F9721A" w:rsidRDefault="00247282" w:rsidP="00F9721A">
      <w:r w:rsidRPr="00F9721A">
        <w:t>Para uma análise qualitativa, a Tabela 5 apresenta uma amostra das previsões geradas pelo sistema durante o teste com data-base em 2025-09-20. A tabela compara o preço previsto com o valor real observado para diferentes ações 10 dias no futuro (2025-09-30), evidenciando o erro percentual em cada caso.</w:t>
      </w:r>
    </w:p>
    <w:p w14:paraId="76188EF4" w14:textId="03C74B70" w:rsidR="00A62AA4" w:rsidRDefault="00A62AA4" w:rsidP="001F5CFA"/>
    <w:p w14:paraId="27310ECB" w14:textId="591D435D" w:rsidR="00A62AA4" w:rsidRPr="00A62AA4" w:rsidRDefault="00A62AA4" w:rsidP="00A62AA4">
      <w:pPr>
        <w:pStyle w:val="Legenda"/>
        <w:keepNext/>
        <w:spacing w:after="0"/>
        <w:jc w:val="center"/>
        <w:rPr>
          <w:i w:val="0"/>
          <w:iCs w:val="0"/>
          <w:color w:val="000000" w:themeColor="text1"/>
          <w:sz w:val="22"/>
          <w:szCs w:val="22"/>
        </w:rPr>
      </w:pPr>
      <w:bookmarkStart w:id="47" w:name="_Toc211940025"/>
      <w:r w:rsidRPr="00A62AA4">
        <w:rPr>
          <w:i w:val="0"/>
          <w:iCs w:val="0"/>
          <w:color w:val="000000" w:themeColor="text1"/>
          <w:sz w:val="22"/>
          <w:szCs w:val="22"/>
        </w:rPr>
        <w:t xml:space="preserve">Tabela </w:t>
      </w:r>
      <w:r w:rsidRPr="00A62AA4">
        <w:rPr>
          <w:i w:val="0"/>
          <w:iCs w:val="0"/>
          <w:color w:val="000000" w:themeColor="text1"/>
          <w:sz w:val="22"/>
          <w:szCs w:val="22"/>
        </w:rPr>
        <w:fldChar w:fldCharType="begin"/>
      </w:r>
      <w:r w:rsidRPr="00A62AA4">
        <w:rPr>
          <w:i w:val="0"/>
          <w:iCs w:val="0"/>
          <w:color w:val="000000" w:themeColor="text1"/>
          <w:sz w:val="22"/>
          <w:szCs w:val="22"/>
        </w:rPr>
        <w:instrText xml:space="preserve"> SEQ Tabela \* ARABIC </w:instrText>
      </w:r>
      <w:r w:rsidRPr="00A62AA4">
        <w:rPr>
          <w:i w:val="0"/>
          <w:iCs w:val="0"/>
          <w:color w:val="000000" w:themeColor="text1"/>
          <w:sz w:val="22"/>
          <w:szCs w:val="22"/>
        </w:rPr>
        <w:fldChar w:fldCharType="separate"/>
      </w:r>
      <w:r w:rsidRPr="00A62AA4">
        <w:rPr>
          <w:i w:val="0"/>
          <w:iCs w:val="0"/>
          <w:noProof/>
          <w:color w:val="000000" w:themeColor="text1"/>
          <w:sz w:val="22"/>
          <w:szCs w:val="22"/>
        </w:rPr>
        <w:t>5</w:t>
      </w:r>
      <w:r w:rsidRPr="00A62AA4">
        <w:rPr>
          <w:i w:val="0"/>
          <w:iCs w:val="0"/>
          <w:color w:val="000000" w:themeColor="text1"/>
          <w:sz w:val="22"/>
          <w:szCs w:val="22"/>
        </w:rPr>
        <w:fldChar w:fldCharType="end"/>
      </w:r>
      <w:r w:rsidRPr="00A62AA4">
        <w:rPr>
          <w:i w:val="0"/>
          <w:iCs w:val="0"/>
          <w:color w:val="000000" w:themeColor="text1"/>
          <w:sz w:val="22"/>
          <w:szCs w:val="22"/>
        </w:rPr>
        <w:t>:Comparativo Preço Real e Preço Previsto</w:t>
      </w:r>
      <w:bookmarkEnd w:id="47"/>
    </w:p>
    <w:p w14:paraId="014FA22A" w14:textId="0831B5D0" w:rsidR="00247282" w:rsidRPr="00D3326A" w:rsidRDefault="00247282" w:rsidP="00A62AA4">
      <w:pPr>
        <w:pStyle w:val="NormalWeb"/>
        <w:spacing w:before="0" w:beforeAutospacing="0" w:after="0" w:afterAutospacing="0"/>
        <w:rPr>
          <w:lang w:val="x-none" w:eastAsia="x-none"/>
        </w:rPr>
      </w:pPr>
      <w:r w:rsidRPr="00D3326A">
        <w:rPr>
          <w:noProof/>
        </w:rPr>
        <w:drawing>
          <wp:inline distT="0" distB="0" distL="0" distR="0" wp14:anchorId="76536291" wp14:editId="1D119426">
            <wp:extent cx="5760085" cy="2190115"/>
            <wp:effectExtent l="0" t="0" r="0" b="635"/>
            <wp:docPr id="398452346" name="Imagem 7" descr="Tela de computador com ícones colorido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52346" name="Imagem 7" descr="Tela de computador com ícones coloridos&#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2190115"/>
                    </a:xfrm>
                    <a:prstGeom prst="rect">
                      <a:avLst/>
                    </a:prstGeom>
                    <a:noFill/>
                    <a:ln>
                      <a:noFill/>
                    </a:ln>
                  </pic:spPr>
                </pic:pic>
              </a:graphicData>
            </a:graphic>
          </wp:inline>
        </w:drawing>
      </w:r>
    </w:p>
    <w:p w14:paraId="49719D82" w14:textId="77777777" w:rsidR="00A62AA4" w:rsidRPr="009E2053" w:rsidRDefault="00A62AA4" w:rsidP="00A62AA4">
      <w:pPr>
        <w:widowControl w:val="0"/>
        <w:suppressAutoHyphens/>
        <w:spacing w:line="240" w:lineRule="auto"/>
        <w:ind w:firstLine="0"/>
        <w:jc w:val="center"/>
        <w:rPr>
          <w:noProof/>
          <w:sz w:val="22"/>
        </w:rPr>
      </w:pPr>
      <w:r w:rsidRPr="009E2053">
        <w:rPr>
          <w:noProof/>
          <w:sz w:val="22"/>
        </w:rPr>
        <w:t>Fonte: Elaborado pelo autor</w:t>
      </w:r>
    </w:p>
    <w:p w14:paraId="670CD715" w14:textId="77777777" w:rsidR="00247282" w:rsidRPr="00D3326A" w:rsidRDefault="00247282" w:rsidP="001F5CFA"/>
    <w:p w14:paraId="72A438D0" w14:textId="2C5BAF3B" w:rsidR="00247282" w:rsidRPr="00D3326A" w:rsidRDefault="00E86158" w:rsidP="00E86158">
      <w:pPr>
        <w:pStyle w:val="Ttulo2"/>
      </w:pPr>
      <w:bookmarkStart w:id="48" w:name="_Toc211938175"/>
      <w:r w:rsidRPr="00D3326A">
        <w:t xml:space="preserve">4.3 </w:t>
      </w:r>
      <w:r>
        <w:t>A</w:t>
      </w:r>
      <w:r w:rsidRPr="00D3326A">
        <w:t>presentação da ferramenta final</w:t>
      </w:r>
      <w:bookmarkEnd w:id="48"/>
    </w:p>
    <w:p w14:paraId="006A848E" w14:textId="77777777" w:rsidR="00C5166B" w:rsidRDefault="00C5166B" w:rsidP="00C5166B"/>
    <w:p w14:paraId="2124765B" w14:textId="69872385" w:rsidR="00247282" w:rsidRDefault="00247282" w:rsidP="00C5166B">
      <w:r w:rsidRPr="00D3326A">
        <w:t xml:space="preserve">O resultado prático deste trabalho é um </w:t>
      </w:r>
      <w:r w:rsidRPr="00D3326A">
        <w:rPr>
          <w:i/>
          <w:iCs/>
        </w:rPr>
        <w:t>dashboard</w:t>
      </w:r>
      <w:r w:rsidRPr="00D3326A">
        <w:t xml:space="preserve"> interativo que consolida os dados, modelos e análises em uma ferramenta de </w:t>
      </w:r>
      <w:r w:rsidRPr="00D3326A">
        <w:rPr>
          <w:i/>
          <w:iCs/>
        </w:rPr>
        <w:t xml:space="preserve">visual </w:t>
      </w:r>
      <w:proofErr w:type="spellStart"/>
      <w:r w:rsidRPr="00D3326A">
        <w:rPr>
          <w:i/>
          <w:iCs/>
        </w:rPr>
        <w:t>analytics</w:t>
      </w:r>
      <w:proofErr w:type="spellEnd"/>
      <w:r w:rsidRPr="00D3326A">
        <w:t xml:space="preserve"> coesa e funcional. As seções a seguir apresentam as principais telas da aplicação.</w:t>
      </w:r>
    </w:p>
    <w:p w14:paraId="3BA05A4E" w14:textId="77777777" w:rsidR="00C5166B" w:rsidRPr="00D3326A" w:rsidRDefault="00C5166B" w:rsidP="00C5166B"/>
    <w:p w14:paraId="0EDD3F07" w14:textId="77777777" w:rsidR="00247282" w:rsidRPr="00D3326A" w:rsidRDefault="00247282" w:rsidP="00271E8E">
      <w:pPr>
        <w:pStyle w:val="Ttulo3"/>
      </w:pPr>
      <w:bookmarkStart w:id="49" w:name="_Toc211938176"/>
      <w:r w:rsidRPr="00D3326A">
        <w:t>4.3.1 Tela de Indicadores</w:t>
      </w:r>
      <w:bookmarkEnd w:id="49"/>
    </w:p>
    <w:p w14:paraId="5E80118F" w14:textId="77777777" w:rsidR="00C5166B" w:rsidRDefault="00C5166B" w:rsidP="00C5166B"/>
    <w:p w14:paraId="58C7AB56" w14:textId="535E2A0D" w:rsidR="00247282" w:rsidRDefault="00247282" w:rsidP="00C5166B">
      <w:r w:rsidRPr="00D3326A">
        <w:t xml:space="preserve">A página de Indicadores </w:t>
      </w:r>
      <w:r w:rsidRPr="00466A4E">
        <w:rPr>
          <w:highlight w:val="yellow"/>
        </w:rPr>
        <w:t>Figura 4 serve</w:t>
      </w:r>
      <w:r w:rsidRPr="00D3326A">
        <w:t xml:space="preserve"> como um painel de controle geral do mercado e do desempenho do modelo. Nela, o usuário pode selecionar diferentes </w:t>
      </w:r>
      <w:r w:rsidRPr="00D3326A">
        <w:lastRenderedPageBreak/>
        <w:t xml:space="preserve">métricas fundamentalistas para visualizar um </w:t>
      </w:r>
      <w:r w:rsidRPr="00D3326A">
        <w:rPr>
          <w:i/>
          <w:iCs/>
        </w:rPr>
        <w:t>ranking</w:t>
      </w:r>
      <w:r w:rsidRPr="00D3326A">
        <w:t xml:space="preserve"> das 10 melhores ações, obter as recomendações do modelo para essas ações, e analisar em detalhe a performance histórica do modelo de regressão através de uma tabela interativa com filtros e cards de métricas que se atualizam dinamicamente.</w:t>
      </w:r>
    </w:p>
    <w:p w14:paraId="75B7B15E" w14:textId="77777777" w:rsidR="00C51BBB" w:rsidRPr="00C51BBB" w:rsidRDefault="00C51BBB" w:rsidP="00271E8E"/>
    <w:p w14:paraId="7DEA4153" w14:textId="6F630C8B" w:rsidR="00466A4E" w:rsidRPr="0069116A" w:rsidRDefault="00466A4E" w:rsidP="0069116A">
      <w:pPr>
        <w:pStyle w:val="Legenda"/>
        <w:keepNext/>
        <w:spacing w:after="0"/>
        <w:ind w:firstLine="0"/>
        <w:jc w:val="center"/>
        <w:rPr>
          <w:i w:val="0"/>
          <w:iCs w:val="0"/>
          <w:color w:val="000000" w:themeColor="text1"/>
          <w:sz w:val="22"/>
          <w:szCs w:val="22"/>
        </w:rPr>
      </w:pPr>
      <w:bookmarkStart w:id="50" w:name="_Toc211939876"/>
      <w:r w:rsidRPr="0069116A">
        <w:rPr>
          <w:i w:val="0"/>
          <w:iCs w:val="0"/>
          <w:color w:val="000000" w:themeColor="text1"/>
          <w:sz w:val="22"/>
          <w:szCs w:val="22"/>
        </w:rPr>
        <w:t xml:space="preserve">FIGURA </w:t>
      </w:r>
      <w:r w:rsidRPr="0069116A">
        <w:rPr>
          <w:i w:val="0"/>
          <w:iCs w:val="0"/>
          <w:color w:val="000000" w:themeColor="text1"/>
          <w:sz w:val="22"/>
          <w:szCs w:val="22"/>
        </w:rPr>
        <w:fldChar w:fldCharType="begin"/>
      </w:r>
      <w:r w:rsidRPr="0069116A">
        <w:rPr>
          <w:i w:val="0"/>
          <w:iCs w:val="0"/>
          <w:color w:val="000000" w:themeColor="text1"/>
          <w:sz w:val="22"/>
          <w:szCs w:val="22"/>
        </w:rPr>
        <w:instrText xml:space="preserve"> SEQ FIGURA \* ARABIC </w:instrText>
      </w:r>
      <w:r w:rsidRPr="0069116A">
        <w:rPr>
          <w:i w:val="0"/>
          <w:iCs w:val="0"/>
          <w:color w:val="000000" w:themeColor="text1"/>
          <w:sz w:val="22"/>
          <w:szCs w:val="22"/>
        </w:rPr>
        <w:fldChar w:fldCharType="separate"/>
      </w:r>
      <w:r w:rsidR="00421E33">
        <w:rPr>
          <w:i w:val="0"/>
          <w:iCs w:val="0"/>
          <w:noProof/>
          <w:color w:val="000000" w:themeColor="text1"/>
          <w:sz w:val="22"/>
          <w:szCs w:val="22"/>
        </w:rPr>
        <w:t>4</w:t>
      </w:r>
      <w:r w:rsidRPr="0069116A">
        <w:rPr>
          <w:i w:val="0"/>
          <w:iCs w:val="0"/>
          <w:color w:val="000000" w:themeColor="text1"/>
          <w:sz w:val="22"/>
          <w:szCs w:val="22"/>
        </w:rPr>
        <w:fldChar w:fldCharType="end"/>
      </w:r>
      <w:r w:rsidRPr="0069116A">
        <w:rPr>
          <w:i w:val="0"/>
          <w:iCs w:val="0"/>
          <w:color w:val="000000" w:themeColor="text1"/>
          <w:sz w:val="22"/>
          <w:szCs w:val="22"/>
        </w:rPr>
        <w:t>: Tela de Indicadores</w:t>
      </w:r>
      <w:bookmarkEnd w:id="50"/>
    </w:p>
    <w:p w14:paraId="783126A9" w14:textId="77777777" w:rsidR="00247282" w:rsidRPr="0069116A" w:rsidRDefault="00247282" w:rsidP="002078EF">
      <w:pPr>
        <w:pStyle w:val="NormalWeb"/>
        <w:spacing w:before="0" w:beforeAutospacing="0" w:after="0" w:afterAutospacing="0"/>
        <w:jc w:val="center"/>
        <w:rPr>
          <w:color w:val="000000" w:themeColor="text1"/>
          <w:sz w:val="22"/>
          <w:szCs w:val="22"/>
        </w:rPr>
      </w:pPr>
      <w:r w:rsidRPr="0069116A">
        <w:rPr>
          <w:noProof/>
          <w:color w:val="000000" w:themeColor="text1"/>
          <w:sz w:val="22"/>
          <w:szCs w:val="22"/>
        </w:rPr>
        <w:drawing>
          <wp:inline distT="0" distB="0" distL="0" distR="0" wp14:anchorId="77F94105" wp14:editId="466D423B">
            <wp:extent cx="5434330" cy="4105910"/>
            <wp:effectExtent l="0" t="0" r="0" b="8890"/>
            <wp:docPr id="1857012824" name="Imagem 6"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12824" name="Imagem 6" descr="Tela de computador com jogo&#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4330" cy="4105910"/>
                    </a:xfrm>
                    <a:prstGeom prst="rect">
                      <a:avLst/>
                    </a:prstGeom>
                    <a:noFill/>
                    <a:ln>
                      <a:noFill/>
                    </a:ln>
                  </pic:spPr>
                </pic:pic>
              </a:graphicData>
            </a:graphic>
          </wp:inline>
        </w:drawing>
      </w:r>
    </w:p>
    <w:p w14:paraId="29B61951" w14:textId="77777777" w:rsidR="0069116A" w:rsidRPr="0069116A" w:rsidRDefault="0069116A" w:rsidP="0069116A">
      <w:pPr>
        <w:widowControl w:val="0"/>
        <w:suppressAutoHyphens/>
        <w:spacing w:line="240" w:lineRule="auto"/>
        <w:ind w:firstLine="0"/>
        <w:jc w:val="center"/>
        <w:rPr>
          <w:noProof/>
          <w:color w:val="000000" w:themeColor="text1"/>
          <w:sz w:val="22"/>
        </w:rPr>
      </w:pPr>
      <w:r w:rsidRPr="0069116A">
        <w:rPr>
          <w:noProof/>
          <w:color w:val="000000" w:themeColor="text1"/>
          <w:sz w:val="22"/>
        </w:rPr>
        <w:t>Fonte: Elaborado pelo autor</w:t>
      </w:r>
    </w:p>
    <w:p w14:paraId="2AF5D2FE" w14:textId="77777777" w:rsidR="008642C5" w:rsidRPr="0069116A" w:rsidRDefault="008642C5" w:rsidP="00271E8E"/>
    <w:p w14:paraId="10A51935" w14:textId="77777777" w:rsidR="00247282" w:rsidRPr="00D3326A" w:rsidRDefault="00247282" w:rsidP="00271E8E">
      <w:pPr>
        <w:pStyle w:val="Ttulo3"/>
      </w:pPr>
      <w:r w:rsidRPr="00D3326A">
        <w:t>4.3.2 Tela de Previsões</w:t>
      </w:r>
    </w:p>
    <w:p w14:paraId="659B9A31" w14:textId="77777777" w:rsidR="00557A90" w:rsidRDefault="00557A90" w:rsidP="00271E8E"/>
    <w:p w14:paraId="28C4CAD1" w14:textId="3FCAE40D" w:rsidR="00247282" w:rsidRDefault="00247282" w:rsidP="00557A90">
      <w:r w:rsidRPr="00D3326A">
        <w:t xml:space="preserve">A página de </w:t>
      </w:r>
      <w:r w:rsidRPr="00466A4E">
        <w:rPr>
          <w:highlight w:val="yellow"/>
        </w:rPr>
        <w:t>Previsões Figuras 5 e 6 permite</w:t>
      </w:r>
      <w:r w:rsidRPr="00D3326A">
        <w:t xml:space="preserve"> ao usuário executar o </w:t>
      </w:r>
      <w:r w:rsidRPr="00D3326A">
        <w:rPr>
          <w:i/>
          <w:iCs/>
        </w:rPr>
        <w:t>pipeline</w:t>
      </w:r>
      <w:r w:rsidRPr="00D3326A">
        <w:t xml:space="preserve"> de regressão sob demanda. Ao inserir o </w:t>
      </w:r>
      <w:proofErr w:type="spellStart"/>
      <w:r w:rsidRPr="00D3326A">
        <w:rPr>
          <w:i/>
          <w:iCs/>
        </w:rPr>
        <w:t>ticker</w:t>
      </w:r>
      <w:proofErr w:type="spellEnd"/>
      <w:r w:rsidRPr="00D3326A">
        <w:t xml:space="preserve"> de uma ação e o número de dias futuros desejado, o sistema inicia o processo de cálculo em segundo plano. Uma barra de progresso informa o usuário sobre o andamento da tarefa, e ao final, uma tabela exibe a série de preços previstos para cada dia no horizonte solicitado.</w:t>
      </w:r>
    </w:p>
    <w:p w14:paraId="2AB9539D" w14:textId="77777777" w:rsidR="00557A90" w:rsidRPr="00D3326A" w:rsidRDefault="00557A90" w:rsidP="00557A90"/>
    <w:p w14:paraId="206C0353" w14:textId="3E4AB4C7" w:rsidR="002078EF" w:rsidRPr="00D01F8E" w:rsidRDefault="002078EF" w:rsidP="009B0525">
      <w:pPr>
        <w:pStyle w:val="Legenda"/>
        <w:keepNext/>
        <w:spacing w:after="0"/>
        <w:ind w:firstLine="0"/>
        <w:jc w:val="center"/>
        <w:rPr>
          <w:i w:val="0"/>
          <w:iCs w:val="0"/>
          <w:color w:val="000000" w:themeColor="text1"/>
          <w:sz w:val="22"/>
          <w:szCs w:val="22"/>
        </w:rPr>
      </w:pPr>
      <w:bookmarkStart w:id="51" w:name="_Toc211939877"/>
      <w:r w:rsidRPr="00D01F8E">
        <w:rPr>
          <w:i w:val="0"/>
          <w:iCs w:val="0"/>
          <w:color w:val="000000" w:themeColor="text1"/>
          <w:sz w:val="22"/>
          <w:szCs w:val="22"/>
        </w:rPr>
        <w:lastRenderedPageBreak/>
        <w:t xml:space="preserve">FIGURA </w:t>
      </w:r>
      <w:r w:rsidRPr="00D01F8E">
        <w:rPr>
          <w:i w:val="0"/>
          <w:iCs w:val="0"/>
          <w:color w:val="000000" w:themeColor="text1"/>
          <w:sz w:val="22"/>
          <w:szCs w:val="22"/>
        </w:rPr>
        <w:fldChar w:fldCharType="begin"/>
      </w:r>
      <w:r w:rsidRPr="00D01F8E">
        <w:rPr>
          <w:i w:val="0"/>
          <w:iCs w:val="0"/>
          <w:color w:val="000000" w:themeColor="text1"/>
          <w:sz w:val="22"/>
          <w:szCs w:val="22"/>
        </w:rPr>
        <w:instrText xml:space="preserve"> SEQ FIGURA \* ARABIC </w:instrText>
      </w:r>
      <w:r w:rsidRPr="00D01F8E">
        <w:rPr>
          <w:i w:val="0"/>
          <w:iCs w:val="0"/>
          <w:color w:val="000000" w:themeColor="text1"/>
          <w:sz w:val="22"/>
          <w:szCs w:val="22"/>
        </w:rPr>
        <w:fldChar w:fldCharType="separate"/>
      </w:r>
      <w:r w:rsidR="00421E33">
        <w:rPr>
          <w:i w:val="0"/>
          <w:iCs w:val="0"/>
          <w:noProof/>
          <w:color w:val="000000" w:themeColor="text1"/>
          <w:sz w:val="22"/>
          <w:szCs w:val="22"/>
        </w:rPr>
        <w:t>5</w:t>
      </w:r>
      <w:r w:rsidRPr="00D01F8E">
        <w:rPr>
          <w:i w:val="0"/>
          <w:iCs w:val="0"/>
          <w:color w:val="000000" w:themeColor="text1"/>
          <w:sz w:val="22"/>
          <w:szCs w:val="22"/>
        </w:rPr>
        <w:fldChar w:fldCharType="end"/>
      </w:r>
      <w:r w:rsidRPr="00D01F8E">
        <w:rPr>
          <w:i w:val="0"/>
          <w:iCs w:val="0"/>
          <w:color w:val="000000" w:themeColor="text1"/>
          <w:sz w:val="22"/>
          <w:szCs w:val="22"/>
        </w:rPr>
        <w:t>:Tela de Previsões Carregando</w:t>
      </w:r>
      <w:bookmarkEnd w:id="51"/>
    </w:p>
    <w:p w14:paraId="05A4BEC6" w14:textId="349331BC" w:rsidR="00247282" w:rsidRPr="009B0525" w:rsidRDefault="00247282" w:rsidP="009B0525">
      <w:pPr>
        <w:pStyle w:val="NormalWeb"/>
        <w:spacing w:before="0" w:beforeAutospacing="0" w:after="0" w:afterAutospacing="0"/>
        <w:jc w:val="center"/>
        <w:rPr>
          <w:color w:val="000000" w:themeColor="text1"/>
          <w:sz w:val="22"/>
          <w:szCs w:val="22"/>
        </w:rPr>
      </w:pPr>
      <w:r w:rsidRPr="009B0525">
        <w:rPr>
          <w:noProof/>
          <w:color w:val="000000" w:themeColor="text1"/>
          <w:sz w:val="22"/>
          <w:szCs w:val="22"/>
        </w:rPr>
        <w:drawing>
          <wp:inline distT="0" distB="0" distL="0" distR="0" wp14:anchorId="30404FD5" wp14:editId="6892B5C3">
            <wp:extent cx="5452110" cy="1035050"/>
            <wp:effectExtent l="0" t="0" r="0" b="0"/>
            <wp:docPr id="111895367" name="Imagem 5"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367" name="Imagem 5" descr="Interface gráfica do usuário, Aplicativo&#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2110" cy="1035050"/>
                    </a:xfrm>
                    <a:prstGeom prst="rect">
                      <a:avLst/>
                    </a:prstGeom>
                    <a:noFill/>
                    <a:ln>
                      <a:noFill/>
                    </a:ln>
                  </pic:spPr>
                </pic:pic>
              </a:graphicData>
            </a:graphic>
          </wp:inline>
        </w:drawing>
      </w:r>
    </w:p>
    <w:p w14:paraId="6EDB655E" w14:textId="77777777" w:rsidR="002078EF" w:rsidRPr="009B0525" w:rsidRDefault="002078EF" w:rsidP="009B0525">
      <w:pPr>
        <w:widowControl w:val="0"/>
        <w:suppressAutoHyphens/>
        <w:spacing w:line="240" w:lineRule="auto"/>
        <w:ind w:firstLine="0"/>
        <w:jc w:val="center"/>
        <w:rPr>
          <w:noProof/>
          <w:color w:val="000000" w:themeColor="text1"/>
          <w:sz w:val="22"/>
        </w:rPr>
      </w:pPr>
      <w:r w:rsidRPr="009B0525">
        <w:rPr>
          <w:noProof/>
          <w:color w:val="000000" w:themeColor="text1"/>
          <w:sz w:val="22"/>
        </w:rPr>
        <w:t>Fonte: Elaborado pelo autor</w:t>
      </w:r>
    </w:p>
    <w:p w14:paraId="1C37627C" w14:textId="77777777" w:rsidR="00247282" w:rsidRPr="009B0525" w:rsidRDefault="00247282" w:rsidP="00C51BBB"/>
    <w:p w14:paraId="0B153D30" w14:textId="49457707" w:rsidR="00D01F8E" w:rsidRPr="00D01F8E" w:rsidRDefault="00D01F8E" w:rsidP="00D01F8E">
      <w:pPr>
        <w:pStyle w:val="Legenda"/>
        <w:keepNext/>
        <w:spacing w:after="0"/>
        <w:ind w:firstLine="0"/>
        <w:jc w:val="center"/>
        <w:rPr>
          <w:i w:val="0"/>
          <w:iCs w:val="0"/>
          <w:color w:val="000000" w:themeColor="text1"/>
          <w:sz w:val="22"/>
          <w:szCs w:val="22"/>
        </w:rPr>
      </w:pPr>
      <w:bookmarkStart w:id="52" w:name="_Toc211939878"/>
      <w:r w:rsidRPr="00D01F8E">
        <w:rPr>
          <w:i w:val="0"/>
          <w:iCs w:val="0"/>
          <w:color w:val="000000" w:themeColor="text1"/>
          <w:sz w:val="22"/>
          <w:szCs w:val="22"/>
        </w:rPr>
        <w:t xml:space="preserve">FIGURA </w:t>
      </w:r>
      <w:r w:rsidRPr="00D01F8E">
        <w:rPr>
          <w:i w:val="0"/>
          <w:iCs w:val="0"/>
          <w:color w:val="000000" w:themeColor="text1"/>
          <w:sz w:val="22"/>
          <w:szCs w:val="22"/>
        </w:rPr>
        <w:fldChar w:fldCharType="begin"/>
      </w:r>
      <w:r w:rsidRPr="00D01F8E">
        <w:rPr>
          <w:i w:val="0"/>
          <w:iCs w:val="0"/>
          <w:color w:val="000000" w:themeColor="text1"/>
          <w:sz w:val="22"/>
          <w:szCs w:val="22"/>
        </w:rPr>
        <w:instrText xml:space="preserve"> SEQ FIGURA \* ARABIC </w:instrText>
      </w:r>
      <w:r w:rsidRPr="00D01F8E">
        <w:rPr>
          <w:i w:val="0"/>
          <w:iCs w:val="0"/>
          <w:color w:val="000000" w:themeColor="text1"/>
          <w:sz w:val="22"/>
          <w:szCs w:val="22"/>
        </w:rPr>
        <w:fldChar w:fldCharType="separate"/>
      </w:r>
      <w:r w:rsidR="00421E33">
        <w:rPr>
          <w:i w:val="0"/>
          <w:iCs w:val="0"/>
          <w:noProof/>
          <w:color w:val="000000" w:themeColor="text1"/>
          <w:sz w:val="22"/>
          <w:szCs w:val="22"/>
        </w:rPr>
        <w:t>6</w:t>
      </w:r>
      <w:r w:rsidRPr="00D01F8E">
        <w:rPr>
          <w:i w:val="0"/>
          <w:iCs w:val="0"/>
          <w:color w:val="000000" w:themeColor="text1"/>
          <w:sz w:val="22"/>
          <w:szCs w:val="22"/>
        </w:rPr>
        <w:fldChar w:fldCharType="end"/>
      </w:r>
      <w:r w:rsidRPr="00D01F8E">
        <w:rPr>
          <w:i w:val="0"/>
          <w:iCs w:val="0"/>
          <w:color w:val="000000" w:themeColor="text1"/>
          <w:sz w:val="22"/>
          <w:szCs w:val="22"/>
        </w:rPr>
        <w:t>:Tela de Previsões Carregada</w:t>
      </w:r>
      <w:bookmarkEnd w:id="52"/>
    </w:p>
    <w:p w14:paraId="783904EE" w14:textId="61589A85" w:rsidR="00247282" w:rsidRPr="00D01F8E" w:rsidRDefault="00247282" w:rsidP="00D01F8E">
      <w:pPr>
        <w:pStyle w:val="NormalWeb"/>
        <w:spacing w:before="0" w:beforeAutospacing="0" w:after="0" w:afterAutospacing="0"/>
        <w:jc w:val="center"/>
        <w:rPr>
          <w:color w:val="000000" w:themeColor="text1"/>
          <w:sz w:val="22"/>
          <w:szCs w:val="22"/>
        </w:rPr>
      </w:pPr>
      <w:r w:rsidRPr="00D01F8E">
        <w:rPr>
          <w:noProof/>
          <w:color w:val="000000" w:themeColor="text1"/>
          <w:sz w:val="22"/>
          <w:szCs w:val="22"/>
        </w:rPr>
        <w:drawing>
          <wp:inline distT="0" distB="0" distL="0" distR="0" wp14:anchorId="2E437153" wp14:editId="5F53DBFF">
            <wp:extent cx="5434330" cy="1776730"/>
            <wp:effectExtent l="0" t="0" r="0" b="0"/>
            <wp:docPr id="534780717" name="Imagem 4" descr="Tela de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80717" name="Imagem 4" descr="Tela de computador&#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34330" cy="1776730"/>
                    </a:xfrm>
                    <a:prstGeom prst="rect">
                      <a:avLst/>
                    </a:prstGeom>
                    <a:noFill/>
                    <a:ln>
                      <a:noFill/>
                    </a:ln>
                  </pic:spPr>
                </pic:pic>
              </a:graphicData>
            </a:graphic>
          </wp:inline>
        </w:drawing>
      </w:r>
    </w:p>
    <w:p w14:paraId="082EEA39" w14:textId="77777777" w:rsidR="00D01F8E" w:rsidRPr="009B0525" w:rsidRDefault="00D01F8E" w:rsidP="00D01F8E">
      <w:pPr>
        <w:widowControl w:val="0"/>
        <w:suppressAutoHyphens/>
        <w:spacing w:line="240" w:lineRule="auto"/>
        <w:ind w:firstLine="0"/>
        <w:jc w:val="center"/>
        <w:rPr>
          <w:noProof/>
          <w:color w:val="000000" w:themeColor="text1"/>
          <w:sz w:val="22"/>
        </w:rPr>
      </w:pPr>
      <w:r w:rsidRPr="009B0525">
        <w:rPr>
          <w:noProof/>
          <w:color w:val="000000" w:themeColor="text1"/>
          <w:sz w:val="22"/>
        </w:rPr>
        <w:t>Fonte: Elaborado pelo autor</w:t>
      </w:r>
    </w:p>
    <w:p w14:paraId="3A37C28A" w14:textId="77777777" w:rsidR="00D01F8E" w:rsidRPr="00D3326A" w:rsidRDefault="00D01F8E" w:rsidP="00A00127"/>
    <w:p w14:paraId="3E7F2961" w14:textId="77777777" w:rsidR="00247282" w:rsidRPr="00D3326A" w:rsidRDefault="00247282" w:rsidP="00271E8E">
      <w:pPr>
        <w:pStyle w:val="Ttulo3"/>
      </w:pPr>
      <w:bookmarkStart w:id="53" w:name="_Toc211938177"/>
      <w:r w:rsidRPr="00D3326A">
        <w:t>4.3.3 Tela de Recomendações</w:t>
      </w:r>
      <w:bookmarkEnd w:id="53"/>
    </w:p>
    <w:p w14:paraId="3177FA8F" w14:textId="77777777" w:rsidR="00D01F8E" w:rsidRDefault="00D01F8E" w:rsidP="00D01F8E"/>
    <w:p w14:paraId="2F633F16" w14:textId="0AEFED87" w:rsidR="00247282" w:rsidRDefault="00247282" w:rsidP="00D01F8E">
      <w:r w:rsidRPr="00D3326A">
        <w:t xml:space="preserve">A página de Recomendações Figura 7 é a principal ferramenta de auxílio à decisão. Ao fornecer um </w:t>
      </w:r>
      <w:proofErr w:type="spellStart"/>
      <w:r w:rsidRPr="00D3326A">
        <w:rPr>
          <w:i/>
          <w:iCs/>
        </w:rPr>
        <w:t>ticker</w:t>
      </w:r>
      <w:proofErr w:type="spellEnd"/>
      <w:r w:rsidRPr="00D3326A">
        <w:t>, o sistema executa o modelo de classificação em tempo real e apresenta um relatório completo, contendo a recomendação textual do modelo (</w:t>
      </w:r>
      <w:proofErr w:type="spellStart"/>
      <w:r w:rsidRPr="00D3326A">
        <w:t>ex</w:t>
      </w:r>
      <w:proofErr w:type="spellEnd"/>
      <w:r w:rsidRPr="00D3326A">
        <w:t>: "RECOMENDADA PARA COMPRA"), as probabilidades de bom e mau desempenho, os principais indicadores da ação e uma lista de justificativas com pontos positivos e de atenção, provendo um contexto explicativo para a recomendação da inteligência artificial.</w:t>
      </w:r>
    </w:p>
    <w:p w14:paraId="16224A4F" w14:textId="77777777" w:rsidR="00A00127" w:rsidRPr="00D3326A" w:rsidRDefault="00A00127" w:rsidP="00D01F8E">
      <w:pPr>
        <w:rPr>
          <w:b/>
          <w:bCs/>
        </w:rPr>
      </w:pPr>
    </w:p>
    <w:p w14:paraId="3EAEC764" w14:textId="3F7F280B" w:rsidR="00421E33" w:rsidRPr="00421E33" w:rsidRDefault="00421E33" w:rsidP="00421E33">
      <w:pPr>
        <w:pStyle w:val="Legenda"/>
        <w:keepNext/>
        <w:spacing w:after="0"/>
        <w:jc w:val="center"/>
        <w:rPr>
          <w:i w:val="0"/>
          <w:iCs w:val="0"/>
          <w:color w:val="000000" w:themeColor="text1"/>
          <w:sz w:val="22"/>
          <w:szCs w:val="22"/>
        </w:rPr>
      </w:pPr>
      <w:bookmarkStart w:id="54" w:name="_Toc211939879"/>
      <w:r w:rsidRPr="00421E33">
        <w:rPr>
          <w:i w:val="0"/>
          <w:iCs w:val="0"/>
          <w:color w:val="000000" w:themeColor="text1"/>
          <w:sz w:val="22"/>
          <w:szCs w:val="22"/>
        </w:rPr>
        <w:lastRenderedPageBreak/>
        <w:t xml:space="preserve">FIGURA </w:t>
      </w:r>
      <w:r w:rsidRPr="00421E33">
        <w:rPr>
          <w:i w:val="0"/>
          <w:iCs w:val="0"/>
          <w:color w:val="000000" w:themeColor="text1"/>
          <w:sz w:val="22"/>
          <w:szCs w:val="22"/>
        </w:rPr>
        <w:fldChar w:fldCharType="begin"/>
      </w:r>
      <w:r w:rsidRPr="00421E33">
        <w:rPr>
          <w:i w:val="0"/>
          <w:iCs w:val="0"/>
          <w:color w:val="000000" w:themeColor="text1"/>
          <w:sz w:val="22"/>
          <w:szCs w:val="22"/>
        </w:rPr>
        <w:instrText xml:space="preserve"> SEQ FIGURA \* ARABIC </w:instrText>
      </w:r>
      <w:r w:rsidRPr="00421E33">
        <w:rPr>
          <w:i w:val="0"/>
          <w:iCs w:val="0"/>
          <w:color w:val="000000" w:themeColor="text1"/>
          <w:sz w:val="22"/>
          <w:szCs w:val="22"/>
        </w:rPr>
        <w:fldChar w:fldCharType="separate"/>
      </w:r>
      <w:r w:rsidRPr="00421E33">
        <w:rPr>
          <w:i w:val="0"/>
          <w:iCs w:val="0"/>
          <w:noProof/>
          <w:color w:val="000000" w:themeColor="text1"/>
          <w:sz w:val="22"/>
          <w:szCs w:val="22"/>
        </w:rPr>
        <w:t>7</w:t>
      </w:r>
      <w:r w:rsidRPr="00421E33">
        <w:rPr>
          <w:i w:val="0"/>
          <w:iCs w:val="0"/>
          <w:color w:val="000000" w:themeColor="text1"/>
          <w:sz w:val="22"/>
          <w:szCs w:val="22"/>
        </w:rPr>
        <w:fldChar w:fldCharType="end"/>
      </w:r>
      <w:r w:rsidRPr="00421E33">
        <w:rPr>
          <w:i w:val="0"/>
          <w:iCs w:val="0"/>
          <w:color w:val="000000" w:themeColor="text1"/>
          <w:sz w:val="22"/>
          <w:szCs w:val="22"/>
        </w:rPr>
        <w:t>:Tela de Recomendações</w:t>
      </w:r>
      <w:bookmarkEnd w:id="54"/>
    </w:p>
    <w:p w14:paraId="2023ABA9" w14:textId="6D41728C" w:rsidR="00247282" w:rsidRPr="00421E33" w:rsidRDefault="00247282" w:rsidP="00421E33">
      <w:pPr>
        <w:pStyle w:val="NormalWeb"/>
        <w:spacing w:before="0" w:beforeAutospacing="0" w:after="0" w:afterAutospacing="0"/>
        <w:jc w:val="center"/>
        <w:rPr>
          <w:color w:val="000000" w:themeColor="text1"/>
          <w:sz w:val="22"/>
          <w:szCs w:val="22"/>
        </w:rPr>
      </w:pPr>
      <w:r w:rsidRPr="00421E33">
        <w:rPr>
          <w:noProof/>
          <w:color w:val="000000" w:themeColor="text1"/>
          <w:sz w:val="22"/>
          <w:szCs w:val="22"/>
        </w:rPr>
        <w:drawing>
          <wp:inline distT="0" distB="0" distL="0" distR="0" wp14:anchorId="6C5F59E9" wp14:editId="2F2B9D87">
            <wp:extent cx="5434330" cy="3519805"/>
            <wp:effectExtent l="0" t="0" r="0" b="4445"/>
            <wp:docPr id="92009999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99997" name="Imagem 3" descr="Tela de computador com texto preto sobre fundo branco&#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4330" cy="3519805"/>
                    </a:xfrm>
                    <a:prstGeom prst="rect">
                      <a:avLst/>
                    </a:prstGeom>
                    <a:noFill/>
                    <a:ln>
                      <a:noFill/>
                    </a:ln>
                  </pic:spPr>
                </pic:pic>
              </a:graphicData>
            </a:graphic>
          </wp:inline>
        </w:drawing>
      </w:r>
    </w:p>
    <w:p w14:paraId="1465CAE1" w14:textId="77777777" w:rsidR="00421E33" w:rsidRPr="00421E33" w:rsidRDefault="00421E33" w:rsidP="00421E33">
      <w:pPr>
        <w:widowControl w:val="0"/>
        <w:suppressAutoHyphens/>
        <w:spacing w:line="240" w:lineRule="auto"/>
        <w:ind w:firstLine="0"/>
        <w:jc w:val="center"/>
        <w:rPr>
          <w:noProof/>
          <w:color w:val="000000" w:themeColor="text1"/>
          <w:sz w:val="22"/>
        </w:rPr>
      </w:pPr>
      <w:r w:rsidRPr="00421E33">
        <w:rPr>
          <w:noProof/>
          <w:color w:val="000000" w:themeColor="text1"/>
          <w:sz w:val="22"/>
        </w:rPr>
        <w:t>Fonte: Elaborado pelo autor</w:t>
      </w:r>
    </w:p>
    <w:p w14:paraId="441A1398" w14:textId="77777777" w:rsidR="00421E33" w:rsidRPr="00421E33" w:rsidRDefault="00421E33" w:rsidP="00421E33">
      <w:pPr>
        <w:pStyle w:val="NormalWeb"/>
        <w:spacing w:after="0" w:afterAutospacing="0"/>
        <w:jc w:val="center"/>
        <w:rPr>
          <w:color w:val="000000" w:themeColor="text1"/>
          <w:sz w:val="22"/>
          <w:szCs w:val="22"/>
        </w:rPr>
      </w:pPr>
    </w:p>
    <w:p w14:paraId="51C190DD" w14:textId="20100E94" w:rsidR="00C51BBB" w:rsidRDefault="00C51BBB">
      <w:pPr>
        <w:spacing w:after="160" w:line="259" w:lineRule="auto"/>
        <w:ind w:firstLine="0"/>
        <w:jc w:val="left"/>
        <w:rPr>
          <w:szCs w:val="24"/>
        </w:rPr>
      </w:pPr>
      <w:r>
        <w:br w:type="page"/>
      </w:r>
    </w:p>
    <w:p w14:paraId="137D3EC0" w14:textId="58A78522" w:rsidR="00247282" w:rsidRPr="00D3326A" w:rsidRDefault="004F1F3E" w:rsidP="00A00127">
      <w:pPr>
        <w:pStyle w:val="Ttulo1"/>
      </w:pPr>
      <w:bookmarkStart w:id="55" w:name="_Toc211261706"/>
      <w:bookmarkStart w:id="56" w:name="_Toc211938178"/>
      <w:r>
        <w:lastRenderedPageBreak/>
        <w:t xml:space="preserve">5. </w:t>
      </w:r>
      <w:r w:rsidR="00247282" w:rsidRPr="00D3326A">
        <w:t>CONCLUSÃO</w:t>
      </w:r>
      <w:bookmarkEnd w:id="55"/>
      <w:bookmarkEnd w:id="56"/>
    </w:p>
    <w:p w14:paraId="4E9B7393" w14:textId="77777777" w:rsidR="004F1F3E" w:rsidRDefault="004F1F3E" w:rsidP="00247282">
      <w:pPr>
        <w:widowControl w:val="0"/>
        <w:suppressAutoHyphens/>
        <w:rPr>
          <w:kern w:val="52"/>
        </w:rPr>
      </w:pPr>
    </w:p>
    <w:p w14:paraId="46DD02BF" w14:textId="3426C68A" w:rsidR="00247282" w:rsidRPr="004F1F3E" w:rsidRDefault="00247282" w:rsidP="004F1F3E">
      <w:r w:rsidRPr="004F1F3E">
        <w:t>Este trabalho se propôs a enfrentar o desafio da sobrecarga de informação e da complexidade de análise no mercado de ações para o investidor pessoa física. Através da concepção e desenvolvimento de um sistema automatizado de ponta a ponta, buscou-se oferecer uma solução tecnológica que integrasse as etapas de coleta de dados, modelagem preditiva e visualização interativa, culminando em uma ferramenta de apoio à decisão.</w:t>
      </w:r>
    </w:p>
    <w:p w14:paraId="27BF3FAA" w14:textId="77777777" w:rsidR="00247282" w:rsidRPr="004F1F3E" w:rsidRDefault="00247282" w:rsidP="004F1F3E">
      <w:r w:rsidRPr="004F1F3E">
        <w:t xml:space="preserve">Ao longo dos capítulos anteriores, foi detalhado o processo de construção de uma plataforma robusta, desde a sua infraestrutura </w:t>
      </w:r>
      <w:proofErr w:type="spellStart"/>
      <w:r w:rsidRPr="004F1F3E">
        <w:t>containerizada</w:t>
      </w:r>
      <w:proofErr w:type="spellEnd"/>
      <w:r w:rsidRPr="004F1F3E">
        <w:t xml:space="preserve"> com Docker até a interface final em Dash. O sistema implementou com sucesso </w:t>
      </w:r>
      <w:proofErr w:type="gramStart"/>
      <w:r w:rsidRPr="004F1F3E">
        <w:t xml:space="preserve">um </w:t>
      </w:r>
      <w:r w:rsidRPr="004F1F3E">
        <w:rPr>
          <w:i/>
          <w:iCs/>
        </w:rPr>
        <w:t>web</w:t>
      </w:r>
      <w:proofErr w:type="gramEnd"/>
      <w:r w:rsidRPr="004F1F3E">
        <w:rPr>
          <w:i/>
          <w:iCs/>
        </w:rPr>
        <w:t xml:space="preserve"> scraper</w:t>
      </w:r>
      <w:r w:rsidRPr="004F1F3E">
        <w:t xml:space="preserve"> para a extração periódica de indicadores fundamentalistas, que foram armazenados de forma estruturada em um banco de dados PostgreSQL. A partir deste repositório histórico, foram treinados e validados dois modelos de </w:t>
      </w:r>
      <w:proofErr w:type="spellStart"/>
      <w:r w:rsidRPr="004F1F3E">
        <w:rPr>
          <w:i/>
          <w:iCs/>
        </w:rPr>
        <w:t>Machine</w:t>
      </w:r>
      <w:proofErr w:type="spellEnd"/>
      <w:r w:rsidRPr="004F1F3E">
        <w:rPr>
          <w:i/>
          <w:iCs/>
        </w:rPr>
        <w:t xml:space="preserve"> Learning</w:t>
      </w:r>
      <w:r w:rsidRPr="004F1F3E">
        <w:t xml:space="preserve">, alcançando resultados promissores na previsão de desempenho relativo e de preços futuros, ambos utilizando técnicas de validação temporal para garantir a relevância dos resultados. Por fim, a aplicação web final conseguiu apresentar os resultados de forma clara e funcional, permitindo ao usuário explorar os dados, gerar previsões e obter recomendações de investimento com um nível de explicação contextual. Desta forma, pode-se afirmar que os </w:t>
      </w:r>
      <w:proofErr w:type="gramStart"/>
      <w:r w:rsidRPr="004F1F3E">
        <w:t>objetivos geral</w:t>
      </w:r>
      <w:proofErr w:type="gramEnd"/>
      <w:r w:rsidRPr="004F1F3E">
        <w:t xml:space="preserve"> e específicos, delineados na introdução deste trabalho, foram plenamente alcançados.</w:t>
      </w:r>
    </w:p>
    <w:p w14:paraId="6EFA3446" w14:textId="4FB8F6B8" w:rsidR="00247282" w:rsidRPr="004F1F3E" w:rsidRDefault="00247282" w:rsidP="004F1F3E">
      <w:r w:rsidRPr="004F1F3E">
        <w:t xml:space="preserve">As contribuições deste projeto são multifacetadas. Do ponto de vista científico e acadêmico, o trabalho representa um estudo de caso completo da aplicação integrada de diversas áreas da Ciência da Computação – como Engenharia de Dados, Inteligência Artificial, e </w:t>
      </w:r>
      <w:proofErr w:type="spellStart"/>
      <w:r w:rsidRPr="004F1F3E">
        <w:t>DevOps</w:t>
      </w:r>
      <w:proofErr w:type="spellEnd"/>
      <w:r w:rsidRPr="004F1F3E">
        <w:t xml:space="preserve"> – para a resolução de um problema complexo do mundo real. Do ponto de vista prático, o protótipo funcional desenvolvido representa uma contribuição significativa ao democratizar o acesso a ferramentas de análise de investimentos que, tradicionalmente, seriam restritas a analistas profissionais ou instituições financeiras.</w:t>
      </w:r>
    </w:p>
    <w:p w14:paraId="0FB44144" w14:textId="77777777" w:rsidR="00247282" w:rsidRPr="004F1F3E" w:rsidRDefault="00247282" w:rsidP="004F1F3E">
      <w:r w:rsidRPr="004F1F3E">
        <w:t xml:space="preserve">É imperativo, contudo, reconhecer as limitações inerentes ao sistema desenvolvido. A principal delas reside na dependência de uma única fonte de dados para </w:t>
      </w:r>
      <w:proofErr w:type="gramStart"/>
      <w:r w:rsidRPr="004F1F3E">
        <w:t xml:space="preserve">o </w:t>
      </w:r>
      <w:r w:rsidRPr="004F1F3E">
        <w:rPr>
          <w:i/>
          <w:iCs/>
        </w:rPr>
        <w:t>web</w:t>
      </w:r>
      <w:proofErr w:type="gramEnd"/>
      <w:r w:rsidRPr="004F1F3E">
        <w:rPr>
          <w:i/>
          <w:iCs/>
        </w:rPr>
        <w:t xml:space="preserve"> scraper</w:t>
      </w:r>
      <w:r w:rsidRPr="004F1F3E">
        <w:t xml:space="preserve">; qualquer alteração na estrutura do HTML do site-alvo pode comprometer a funcionalidade de coleta. Adicionalmente, os modelos preditivos foram treinados </w:t>
      </w:r>
      <w:r w:rsidRPr="004F1F3E">
        <w:lastRenderedPageBreak/>
        <w:t>exclusivamente com dados fundamentalistas quantitativos, não levando em consideração fatores qualitativos, como notícias, eventos macroeconômicos ou o sentimento do mercado, que sabidamente influenciam as cotações. Ressalta-se também que a ferramenta deve ser encarada como um sistema de apoio à decisão, e não como um consultor financeiro autônomo, uma vez que os resultados dos modelos são probabilísticos e sujeitos a incertezas.</w:t>
      </w:r>
    </w:p>
    <w:p w14:paraId="11388D78" w14:textId="3899B8CF" w:rsidR="00247282" w:rsidRPr="004F1F3E" w:rsidRDefault="00247282" w:rsidP="004F1F3E">
      <w:r w:rsidRPr="004F1F3E">
        <w:t xml:space="preserve">Considerando as limitações e o vasto potencial do domínio, diversas oportunidades para trabalhos futuros podem ser delineadas. Uma evolução natural do projeto seria a diversificação das fontes de dados, incluindo a integração com APIs oficiais da bolsa de valores e a coleta de dados de múltiplos portais para aumentar a robustez do sistema. Outra linha de pesquisa promissora seria a incorporação de técnicas de Processamento de Linguagem Natural (PLN) para realizar análise de sentimento a partir de notícias financeiras, criando novas </w:t>
      </w:r>
      <w:proofErr w:type="spellStart"/>
      <w:r w:rsidRPr="004F1F3E">
        <w:rPr>
          <w:i/>
          <w:iCs/>
        </w:rPr>
        <w:t>features</w:t>
      </w:r>
      <w:proofErr w:type="spellEnd"/>
      <w:r w:rsidRPr="004F1F3E">
        <w:t xml:space="preserve"> para os modelos de </w:t>
      </w:r>
      <w:proofErr w:type="spellStart"/>
      <w:r w:rsidRPr="004F1F3E">
        <w:rPr>
          <w:i/>
          <w:iCs/>
        </w:rPr>
        <w:t>Machine</w:t>
      </w:r>
      <w:proofErr w:type="spellEnd"/>
      <w:r w:rsidRPr="004F1F3E">
        <w:rPr>
          <w:i/>
          <w:iCs/>
        </w:rPr>
        <w:t xml:space="preserve"> Learning</w:t>
      </w:r>
      <w:r w:rsidRPr="004F1F3E">
        <w:t>. Poder-se-ia, ainda, explorar algoritmos mais complexos, como redes neurais (</w:t>
      </w:r>
      <w:proofErr w:type="spellStart"/>
      <w:r w:rsidRPr="004F1F3E">
        <w:t>LSTMs</w:t>
      </w:r>
      <w:proofErr w:type="spellEnd"/>
      <w:r w:rsidRPr="004F1F3E">
        <w:t xml:space="preserve">) para a previsão de séries temporais, e implementar funcionalidades de personalização na interface, como a criação de portfólios e alertas customizados para os usuários. Por fim, a infraestrutura poderia ser aprimorada com a substituição do script de automação por um sistema de gerenciamento de tarefas mais robusto, como </w:t>
      </w:r>
      <w:proofErr w:type="spellStart"/>
      <w:r w:rsidRPr="004F1F3E">
        <w:t>Celery</w:t>
      </w:r>
      <w:proofErr w:type="spellEnd"/>
      <w:r w:rsidR="00494282">
        <w:t xml:space="preserve">, Redis ou </w:t>
      </w:r>
      <w:proofErr w:type="spellStart"/>
      <w:r w:rsidR="00494282">
        <w:t>Airflow</w:t>
      </w:r>
      <w:proofErr w:type="spellEnd"/>
      <w:r w:rsidR="00494282">
        <w:t>.</w:t>
      </w:r>
    </w:p>
    <w:p w14:paraId="4197FE2C" w14:textId="36B0FD02" w:rsidR="004F1F3E" w:rsidRDefault="004F1F3E">
      <w:pPr>
        <w:spacing w:after="160" w:line="259" w:lineRule="auto"/>
        <w:ind w:firstLine="0"/>
        <w:jc w:val="left"/>
      </w:pPr>
      <w:r>
        <w:br w:type="page"/>
      </w:r>
    </w:p>
    <w:p w14:paraId="7EFEC60E" w14:textId="77777777" w:rsidR="00247282" w:rsidRPr="00D3326A" w:rsidRDefault="00247282" w:rsidP="00A00127">
      <w:pPr>
        <w:pStyle w:val="Ttulo1"/>
      </w:pPr>
      <w:bookmarkStart w:id="57" w:name="_Toc211261707"/>
      <w:bookmarkStart w:id="58" w:name="_Toc211938179"/>
      <w:r w:rsidRPr="00D3326A">
        <w:lastRenderedPageBreak/>
        <w:t>REFERÊNCIAS</w:t>
      </w:r>
      <w:bookmarkEnd w:id="57"/>
      <w:bookmarkEnd w:id="58"/>
    </w:p>
    <w:p w14:paraId="0F0112C1" w14:textId="77777777" w:rsidR="00247282" w:rsidRPr="00D3326A" w:rsidRDefault="00247282" w:rsidP="00247282">
      <w:pPr>
        <w:pStyle w:val="NormalWeb"/>
      </w:pPr>
      <w:r w:rsidRPr="00D3326A">
        <w:t xml:space="preserve">ASSOCIAÇÃO BRASILEIRA DAS ENTIDADES DOS MERCADOS FINANCEIRO E DE CAPITAIS (ANBIMA). </w:t>
      </w:r>
      <w:r w:rsidRPr="00D3326A">
        <w:rPr>
          <w:b/>
          <w:bCs/>
        </w:rPr>
        <w:t>Raio X do Investidor Brasileiro</w:t>
      </w:r>
      <w:r w:rsidRPr="00D3326A">
        <w:t xml:space="preserve">. 8. ed. São Paulo: ANBIMA, 2024. Disponível em: </w:t>
      </w:r>
      <w:hyperlink r:id="rId21" w:tgtFrame="_blank" w:history="1">
        <w:r w:rsidRPr="00D3326A">
          <w:rPr>
            <w:rStyle w:val="Hyperlink"/>
          </w:rPr>
          <w:t>https://www.anbima.com.br/pt_br/especial/raio-x-do-investidor-brasileiro.htm</w:t>
        </w:r>
      </w:hyperlink>
      <w:r w:rsidRPr="00D3326A">
        <w:t>. Acesso em: 18 out. 2025.</w:t>
      </w:r>
    </w:p>
    <w:p w14:paraId="37393FC5" w14:textId="77777777" w:rsidR="00247282" w:rsidRPr="00D3326A" w:rsidRDefault="00247282" w:rsidP="00247282">
      <w:pPr>
        <w:pStyle w:val="NormalWeb"/>
      </w:pPr>
      <w:r w:rsidRPr="00D3326A">
        <w:t xml:space="preserve">AUGUSTO, Henrique </w:t>
      </w:r>
      <w:proofErr w:type="spellStart"/>
      <w:r w:rsidRPr="00D3326A">
        <w:t>Yamaguti</w:t>
      </w:r>
      <w:proofErr w:type="spellEnd"/>
      <w:r w:rsidRPr="00D3326A">
        <w:t xml:space="preserve">. </w:t>
      </w:r>
      <w:proofErr w:type="spellStart"/>
      <w:r w:rsidRPr="00D3326A">
        <w:rPr>
          <w:b/>
          <w:bCs/>
        </w:rPr>
        <w:t>Machine</w:t>
      </w:r>
      <w:proofErr w:type="spellEnd"/>
      <w:r w:rsidRPr="00D3326A">
        <w:rPr>
          <w:b/>
          <w:bCs/>
        </w:rPr>
        <w:t xml:space="preserve"> Learning para análise preditiva no processo de Fusões e Aquisições de empresas no Brasil</w:t>
      </w:r>
      <w:r w:rsidRPr="00D3326A">
        <w:t xml:space="preserve">. 2021. Trabalho de Conclusão de Curso (Ciências Atuariais) - Universidade Federal de São Paulo, Osasco, 2021. Disponível em: </w:t>
      </w:r>
      <w:hyperlink r:id="rId22" w:tgtFrame="_blank" w:history="1">
        <w:r w:rsidRPr="00D3326A">
          <w:rPr>
            <w:rStyle w:val="Hyperlink"/>
          </w:rPr>
          <w:t>https://repositorio.unifesp.br/bitstream/handle/11600/62492/TCC%20-%20HENRIQUE%20YAMAGUTI%20AUGUSTO.pdf</w:t>
        </w:r>
      </w:hyperlink>
      <w:r w:rsidRPr="00D3326A">
        <w:t>. Acesso em: 20 out. 2025.</w:t>
      </w:r>
    </w:p>
    <w:p w14:paraId="2A503140" w14:textId="77777777" w:rsidR="00247282" w:rsidRPr="00D3326A" w:rsidRDefault="00247282" w:rsidP="00247282">
      <w:pPr>
        <w:pStyle w:val="NormalWeb"/>
      </w:pPr>
      <w:r w:rsidRPr="00D3326A">
        <w:t xml:space="preserve">CLAAS, </w:t>
      </w:r>
      <w:proofErr w:type="spellStart"/>
      <w:r w:rsidRPr="00D3326A">
        <w:t>Dauana</w:t>
      </w:r>
      <w:proofErr w:type="spellEnd"/>
      <w:r w:rsidRPr="00D3326A">
        <w:t xml:space="preserve"> Kuhn. </w:t>
      </w:r>
      <w:r w:rsidRPr="00D3326A">
        <w:rPr>
          <w:b/>
          <w:bCs/>
        </w:rPr>
        <w:t>Análise do mercado de ações através da estratégia fundamentalista</w:t>
      </w:r>
      <w:r w:rsidRPr="00D3326A">
        <w:t xml:space="preserve">. 2019. Trabalho de Conclusão de Curso (Ciências Contábeis) - Fundação Educacional Machado de Assis (FEMA), Santa Rosa, 2019. Disponível em: </w:t>
      </w:r>
      <w:hyperlink r:id="rId23" w:tgtFrame="_blank" w:history="1">
        <w:r w:rsidRPr="00D3326A">
          <w:rPr>
            <w:rStyle w:val="Hyperlink"/>
          </w:rPr>
          <w:t>https://fema.com.br/public/file/32056773-f3d6-48f7-99f8-b83ab4561e69/CLAAS-DAUANA-KUHN--ANALISE-DO-MERCADO-DE-ACOES-ATRAVES-DA-ESTRATEGIA-FUNDAMENTALISTA--CC-2019-2-.pdf</w:t>
        </w:r>
      </w:hyperlink>
      <w:r w:rsidRPr="00D3326A">
        <w:t>. Acesso em: 18 out. 2025.</w:t>
      </w:r>
    </w:p>
    <w:p w14:paraId="617E1F11" w14:textId="77777777" w:rsidR="00247282" w:rsidRPr="00D3326A" w:rsidRDefault="00247282" w:rsidP="00247282">
      <w:pPr>
        <w:pStyle w:val="NormalWeb"/>
      </w:pPr>
      <w:r w:rsidRPr="00D3326A">
        <w:t xml:space="preserve">COMISSÃO DE VALORES MOBILIÁRIOS (CVM). </w:t>
      </w:r>
      <w:r w:rsidRPr="00D3326A">
        <w:rPr>
          <w:b/>
          <w:bCs/>
        </w:rPr>
        <w:t>Vieses do Investidor</w:t>
      </w:r>
      <w:r w:rsidRPr="00D3326A">
        <w:t xml:space="preserve">. Brasília, DF: CVM, [s.d.]. (Série CVM Comportamental, v. 1). Disponível em: </w:t>
      </w:r>
      <w:hyperlink r:id="rId24" w:tgtFrame="_blank" w:history="1">
        <w:r w:rsidRPr="00D3326A">
          <w:rPr>
            <w:rStyle w:val="Hyperlink"/>
          </w:rPr>
          <w:t>https://www.gov.br/investidor/pt-br/educacional/publicacoes-educacionais/cvm-comportamental/volume-1-vieses-do-investidor.pdf</w:t>
        </w:r>
      </w:hyperlink>
      <w:r w:rsidRPr="00D3326A">
        <w:t>. Acesso em: 20 out. 2025.</w:t>
      </w:r>
    </w:p>
    <w:p w14:paraId="3E7ABF92" w14:textId="77777777" w:rsidR="00247282" w:rsidRPr="00D3326A" w:rsidRDefault="00247282" w:rsidP="00247282">
      <w:pPr>
        <w:pStyle w:val="NormalWeb"/>
      </w:pPr>
      <w:r w:rsidRPr="00D3326A">
        <w:t xml:space="preserve">GOOGLE. </w:t>
      </w:r>
      <w:r w:rsidRPr="00D3326A">
        <w:rPr>
          <w:b/>
          <w:bCs/>
        </w:rPr>
        <w:t>Gemini</w:t>
      </w:r>
      <w:r w:rsidRPr="00D3326A">
        <w:t xml:space="preserve">. Mountain </w:t>
      </w:r>
      <w:proofErr w:type="spellStart"/>
      <w:r w:rsidRPr="00D3326A">
        <w:t>View</w:t>
      </w:r>
      <w:proofErr w:type="spellEnd"/>
      <w:r w:rsidRPr="00D3326A">
        <w:t xml:space="preserve">, CA: Google, 2023. Disponível em: </w:t>
      </w:r>
      <w:hyperlink r:id="rId25" w:tgtFrame="_blank" w:history="1">
        <w:r w:rsidRPr="00D3326A">
          <w:rPr>
            <w:rStyle w:val="Hyperlink"/>
          </w:rPr>
          <w:t>https://gemini.google.com</w:t>
        </w:r>
      </w:hyperlink>
      <w:r w:rsidRPr="00D3326A">
        <w:t>. Acesso em: 02 out. 2025.</w:t>
      </w:r>
    </w:p>
    <w:p w14:paraId="06140934" w14:textId="77777777" w:rsidR="00247282" w:rsidRPr="00D3326A" w:rsidRDefault="00247282" w:rsidP="00247282">
      <w:pPr>
        <w:pStyle w:val="NormalWeb"/>
      </w:pPr>
      <w:r w:rsidRPr="00D3326A">
        <w:t xml:space="preserve">GRAHAM, Benjamin. </w:t>
      </w:r>
      <w:r w:rsidRPr="00D3326A">
        <w:rPr>
          <w:b/>
          <w:bCs/>
        </w:rPr>
        <w:t>O Investidor Inteligente</w:t>
      </w:r>
      <w:r w:rsidRPr="00D3326A">
        <w:t>: O Guia Clássico para Ganhar Dinheiro na Bolsa. Rio de Janeiro: Nova Fronteira, 2007.</w:t>
      </w:r>
    </w:p>
    <w:p w14:paraId="49B1B61B" w14:textId="77777777" w:rsidR="00247282" w:rsidRPr="00D3326A" w:rsidRDefault="00247282" w:rsidP="00247282">
      <w:pPr>
        <w:pStyle w:val="NormalWeb"/>
      </w:pPr>
      <w:r w:rsidRPr="00D3326A">
        <w:t xml:space="preserve">MENOS é mais: como evitar excesso de informações ao investir. </w:t>
      </w:r>
      <w:r w:rsidRPr="00D3326A">
        <w:rPr>
          <w:b/>
          <w:bCs/>
        </w:rPr>
        <w:t>Exame</w:t>
      </w:r>
      <w:r w:rsidRPr="00D3326A">
        <w:t xml:space="preserve">, 14 set. 2014. Disponível em: </w:t>
      </w:r>
      <w:hyperlink r:id="rId26" w:tgtFrame="_blank" w:history="1">
        <w:r w:rsidRPr="00D3326A">
          <w:rPr>
            <w:rStyle w:val="Hyperlink"/>
          </w:rPr>
          <w:t>https://exame.com/invest/minhas-financas/menos-e-mais-como-evitar-excesso-de-informacoes-ao-investir/</w:t>
        </w:r>
      </w:hyperlink>
      <w:r w:rsidRPr="00D3326A">
        <w:t>. Acesso em: 18 out. 2025.</w:t>
      </w:r>
    </w:p>
    <w:p w14:paraId="41A3F5B6" w14:textId="77777777" w:rsidR="00247282" w:rsidRPr="00D3326A" w:rsidRDefault="00247282" w:rsidP="00247282">
      <w:pPr>
        <w:pStyle w:val="NormalWeb"/>
      </w:pPr>
      <w:r w:rsidRPr="00D3326A">
        <w:t xml:space="preserve">PROVOST, Foster; FAWCETT, Tom. </w:t>
      </w:r>
      <w:r w:rsidRPr="00D3326A">
        <w:rPr>
          <w:b/>
          <w:bCs/>
        </w:rPr>
        <w:t>Data Science para Negócios</w:t>
      </w:r>
      <w:r w:rsidRPr="00D3326A">
        <w:t>: O que você precisa saber sobre mineração de dados e pensamento analítico de dados. Rio de Janeiro: Alta Books, 2019.</w:t>
      </w:r>
    </w:p>
    <w:p w14:paraId="4A162108" w14:textId="77777777" w:rsidR="00247282" w:rsidRPr="00D3326A" w:rsidRDefault="00247282" w:rsidP="00247282">
      <w:pPr>
        <w:pStyle w:val="NormalWeb"/>
      </w:pPr>
      <w:r w:rsidRPr="00D3326A">
        <w:t xml:space="preserve">RODELLA, Vinícius Gomes. </w:t>
      </w:r>
      <w:r w:rsidRPr="00D3326A">
        <w:rPr>
          <w:b/>
          <w:bCs/>
        </w:rPr>
        <w:t xml:space="preserve">Estudo de caso: aplicação de </w:t>
      </w:r>
      <w:proofErr w:type="spellStart"/>
      <w:r w:rsidRPr="00D3326A">
        <w:rPr>
          <w:b/>
          <w:bCs/>
        </w:rPr>
        <w:t>machine</w:t>
      </w:r>
      <w:proofErr w:type="spellEnd"/>
      <w:r w:rsidRPr="00D3326A">
        <w:rPr>
          <w:b/>
          <w:bCs/>
        </w:rPr>
        <w:t xml:space="preserve"> </w:t>
      </w:r>
      <w:proofErr w:type="spellStart"/>
      <w:r w:rsidRPr="00D3326A">
        <w:rPr>
          <w:b/>
          <w:bCs/>
        </w:rPr>
        <w:t>learning</w:t>
      </w:r>
      <w:proofErr w:type="spellEnd"/>
      <w:r w:rsidRPr="00D3326A">
        <w:rPr>
          <w:b/>
          <w:bCs/>
        </w:rPr>
        <w:t xml:space="preserve"> para a previsão de tendências das ações das bolsas de valores brasileira e norte americana</w:t>
      </w:r>
      <w:r w:rsidRPr="00D3326A">
        <w:t xml:space="preserve">. 2023. Trabalho de Conclusão de Curso (Engenharia de Controle e Automação) - Universidade Estadual Paulista (UNESP), Sorocaba, 2023. Disponível em: </w:t>
      </w:r>
      <w:hyperlink r:id="rId27" w:tgtFrame="_blank" w:history="1">
        <w:r w:rsidRPr="00D3326A">
          <w:rPr>
            <w:rStyle w:val="Hyperlink"/>
          </w:rPr>
          <w:t>https://repositorio.unesp.br/handle/11449/244304</w:t>
        </w:r>
      </w:hyperlink>
      <w:r w:rsidRPr="00D3326A">
        <w:t>. Acesso em: 20 out. 2025.</w:t>
      </w:r>
    </w:p>
    <w:sectPr w:rsidR="00247282" w:rsidRPr="00D3326A" w:rsidSect="00DF51EA">
      <w:headerReference w:type="default" r:id="rId28"/>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Eduardo Pareto" w:date="2025-11-03T17:01:00Z" w:initials="EP">
    <w:p w14:paraId="0046EE04" w14:textId="77777777" w:rsidR="00B31B55" w:rsidRDefault="00B31B55" w:rsidP="00B31B55">
      <w:pPr>
        <w:pStyle w:val="Textodecomentrio"/>
        <w:ind w:firstLine="0"/>
        <w:jc w:val="left"/>
      </w:pPr>
      <w:r>
        <w:rPr>
          <w:rStyle w:val="Refdecomentrio"/>
        </w:rPr>
        <w:annotationRef/>
      </w:r>
      <w:r>
        <w:t xml:space="preserve">Fora de formato -&gt; </w:t>
      </w:r>
      <w:proofErr w:type="spellStart"/>
      <w:r>
        <w:t>CoNFERIR</w:t>
      </w:r>
      <w:proofErr w:type="spellEnd"/>
    </w:p>
  </w:comment>
  <w:comment w:id="2" w:author="Eduardo Pareto" w:date="2025-11-03T17:01:00Z" w:initials="EP">
    <w:p w14:paraId="4B4C8830" w14:textId="77777777" w:rsidR="00B31B55" w:rsidRDefault="00B31B55" w:rsidP="00B31B55">
      <w:pPr>
        <w:pStyle w:val="Textodecomentrio"/>
        <w:ind w:firstLine="0"/>
        <w:jc w:val="left"/>
      </w:pPr>
      <w:r>
        <w:rPr>
          <w:rStyle w:val="Refdecomentrio"/>
        </w:rPr>
        <w:annotationRef/>
      </w:r>
      <w:r>
        <w:t xml:space="preserve">Fora de formato-&gt; </w:t>
      </w:r>
      <w:proofErr w:type="spellStart"/>
      <w:r>
        <w:t>COnferir</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46EE04" w15:done="0"/>
  <w15:commentEx w15:paraId="4B4C88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4F133F3" w16cex:dateUtc="2025-11-03T20:01:00Z"/>
  <w16cex:commentExtensible w16cex:durableId="457D2E3F" w16cex:dateUtc="2025-11-03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46EE04" w16cid:durableId="14F133F3"/>
  <w16cid:commentId w16cid:paraId="4B4C8830" w16cid:durableId="457D2E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D7295" w14:textId="77777777" w:rsidR="005D6A9C" w:rsidRDefault="005D6A9C" w:rsidP="008539D5">
      <w:pPr>
        <w:spacing w:line="240" w:lineRule="auto"/>
      </w:pPr>
      <w:r>
        <w:separator/>
      </w:r>
    </w:p>
  </w:endnote>
  <w:endnote w:type="continuationSeparator" w:id="0">
    <w:p w14:paraId="7E596290" w14:textId="77777777" w:rsidR="005D6A9C" w:rsidRDefault="005D6A9C" w:rsidP="00853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6C4C3" w14:textId="77777777" w:rsidR="005D6A9C" w:rsidRDefault="005D6A9C" w:rsidP="008539D5">
      <w:pPr>
        <w:spacing w:line="240" w:lineRule="auto"/>
      </w:pPr>
      <w:r>
        <w:separator/>
      </w:r>
    </w:p>
  </w:footnote>
  <w:footnote w:type="continuationSeparator" w:id="0">
    <w:p w14:paraId="1D8B33CA" w14:textId="77777777" w:rsidR="005D6A9C" w:rsidRDefault="005D6A9C" w:rsidP="008539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513909"/>
      <w:docPartObj>
        <w:docPartGallery w:val="Page Numbers (Top of Page)"/>
        <w:docPartUnique/>
      </w:docPartObj>
    </w:sdtPr>
    <w:sdtEndPr/>
    <w:sdtContent>
      <w:p w14:paraId="45B63612" w14:textId="1E204E7F" w:rsidR="004A63CA" w:rsidRDefault="004A63CA">
        <w:pPr>
          <w:pStyle w:val="Cabealho"/>
          <w:jc w:val="right"/>
        </w:pPr>
        <w:r>
          <w:fldChar w:fldCharType="begin"/>
        </w:r>
        <w:r>
          <w:instrText>PAGE   \* MERGEFORMAT</w:instrText>
        </w:r>
        <w:r>
          <w:fldChar w:fldCharType="separate"/>
        </w:r>
        <w:r>
          <w:t>2</w:t>
        </w:r>
        <w:r>
          <w:fldChar w:fldCharType="end"/>
        </w:r>
      </w:p>
    </w:sdtContent>
  </w:sdt>
  <w:p w14:paraId="03CEF476" w14:textId="653DD6E4" w:rsidR="00A541C5" w:rsidRPr="0047528B" w:rsidRDefault="00A541C5" w:rsidP="0047528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5D58"/>
    <w:multiLevelType w:val="hybridMultilevel"/>
    <w:tmpl w:val="CFB259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66C07A1"/>
    <w:multiLevelType w:val="multilevel"/>
    <w:tmpl w:val="DBD05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1283"/>
    <w:multiLevelType w:val="multilevel"/>
    <w:tmpl w:val="E3AC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474B1"/>
    <w:multiLevelType w:val="hybridMultilevel"/>
    <w:tmpl w:val="DB4479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0FFD1FE1"/>
    <w:multiLevelType w:val="hybridMultilevel"/>
    <w:tmpl w:val="6B18033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01061DD"/>
    <w:multiLevelType w:val="hybridMultilevel"/>
    <w:tmpl w:val="4B6493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0414FA7"/>
    <w:multiLevelType w:val="multilevel"/>
    <w:tmpl w:val="EF8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E4801"/>
    <w:multiLevelType w:val="multilevel"/>
    <w:tmpl w:val="34A4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56611"/>
    <w:multiLevelType w:val="hybridMultilevel"/>
    <w:tmpl w:val="801E96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BE837E3"/>
    <w:multiLevelType w:val="multilevel"/>
    <w:tmpl w:val="7D90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00F0D"/>
    <w:multiLevelType w:val="hybridMultilevel"/>
    <w:tmpl w:val="24B23D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1E5F517B"/>
    <w:multiLevelType w:val="hybridMultilevel"/>
    <w:tmpl w:val="264237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F442F98"/>
    <w:multiLevelType w:val="multilevel"/>
    <w:tmpl w:val="21C4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A1FFD"/>
    <w:multiLevelType w:val="multilevel"/>
    <w:tmpl w:val="AC10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52A13"/>
    <w:multiLevelType w:val="hybridMultilevel"/>
    <w:tmpl w:val="AA7615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2CEE5E29"/>
    <w:multiLevelType w:val="hybridMultilevel"/>
    <w:tmpl w:val="0F9081C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6" w15:restartNumberingAfterBreak="0">
    <w:nsid w:val="2D7C1AF8"/>
    <w:multiLevelType w:val="hybridMultilevel"/>
    <w:tmpl w:val="18803E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21802A0"/>
    <w:multiLevelType w:val="hybridMultilevel"/>
    <w:tmpl w:val="C9C89CDA"/>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8" w15:restartNumberingAfterBreak="0">
    <w:nsid w:val="341139C4"/>
    <w:multiLevelType w:val="multilevel"/>
    <w:tmpl w:val="87C8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B660C2"/>
    <w:multiLevelType w:val="hybridMultilevel"/>
    <w:tmpl w:val="87EE21E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0" w15:restartNumberingAfterBreak="0">
    <w:nsid w:val="378F341B"/>
    <w:multiLevelType w:val="hybridMultilevel"/>
    <w:tmpl w:val="58D8D70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3E4B0C82"/>
    <w:multiLevelType w:val="hybridMultilevel"/>
    <w:tmpl w:val="E384BA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F846650"/>
    <w:multiLevelType w:val="hybridMultilevel"/>
    <w:tmpl w:val="A3EAEC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476243BF"/>
    <w:multiLevelType w:val="hybridMultilevel"/>
    <w:tmpl w:val="296435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8E8411A"/>
    <w:multiLevelType w:val="multilevel"/>
    <w:tmpl w:val="DBD05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B3711"/>
    <w:multiLevelType w:val="hybridMultilevel"/>
    <w:tmpl w:val="6F625E20"/>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6" w15:restartNumberingAfterBreak="0">
    <w:nsid w:val="4E0B5416"/>
    <w:multiLevelType w:val="hybridMultilevel"/>
    <w:tmpl w:val="2D80D9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4EF84B43"/>
    <w:multiLevelType w:val="hybridMultilevel"/>
    <w:tmpl w:val="3BD6EDA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51DE71B6"/>
    <w:multiLevelType w:val="hybridMultilevel"/>
    <w:tmpl w:val="4D0C536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9" w15:restartNumberingAfterBreak="0">
    <w:nsid w:val="528322BB"/>
    <w:multiLevelType w:val="hybridMultilevel"/>
    <w:tmpl w:val="3AA8CF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2857C9E"/>
    <w:multiLevelType w:val="multilevel"/>
    <w:tmpl w:val="2B48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41F59"/>
    <w:multiLevelType w:val="multilevel"/>
    <w:tmpl w:val="9A80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1C3475"/>
    <w:multiLevelType w:val="multilevel"/>
    <w:tmpl w:val="6752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9D1AB3"/>
    <w:multiLevelType w:val="multilevel"/>
    <w:tmpl w:val="D3D4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06914"/>
    <w:multiLevelType w:val="hybridMultilevel"/>
    <w:tmpl w:val="D3200F4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58D830C4"/>
    <w:multiLevelType w:val="hybridMultilevel"/>
    <w:tmpl w:val="F33031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F04757D"/>
    <w:multiLevelType w:val="multilevel"/>
    <w:tmpl w:val="38F2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3A5C1A"/>
    <w:multiLevelType w:val="hybridMultilevel"/>
    <w:tmpl w:val="2AE63BF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8" w15:restartNumberingAfterBreak="0">
    <w:nsid w:val="619675ED"/>
    <w:multiLevelType w:val="hybridMultilevel"/>
    <w:tmpl w:val="9CB6A27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62163393"/>
    <w:multiLevelType w:val="hybridMultilevel"/>
    <w:tmpl w:val="BA52933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0" w15:restartNumberingAfterBreak="0">
    <w:nsid w:val="627861E7"/>
    <w:multiLevelType w:val="hybridMultilevel"/>
    <w:tmpl w:val="54D6F81C"/>
    <w:lvl w:ilvl="0" w:tplc="0416000B">
      <w:start w:val="1"/>
      <w:numFmt w:val="bullet"/>
      <w:lvlText w:val=""/>
      <w:lvlJc w:val="left"/>
      <w:pPr>
        <w:ind w:left="1428" w:hanging="360"/>
      </w:pPr>
      <w:rPr>
        <w:rFonts w:ascii="Wingdings" w:hAnsi="Wingdings"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start w:val="1"/>
      <w:numFmt w:val="bullet"/>
      <w:lvlText w:val=""/>
      <w:lvlJc w:val="left"/>
      <w:pPr>
        <w:ind w:left="3588" w:hanging="360"/>
      </w:pPr>
      <w:rPr>
        <w:rFonts w:ascii="Symbol" w:hAnsi="Symbol" w:hint="default"/>
      </w:rPr>
    </w:lvl>
    <w:lvl w:ilvl="4" w:tplc="04160003">
      <w:start w:val="1"/>
      <w:numFmt w:val="bullet"/>
      <w:lvlText w:val="o"/>
      <w:lvlJc w:val="left"/>
      <w:pPr>
        <w:ind w:left="4308" w:hanging="360"/>
      </w:pPr>
      <w:rPr>
        <w:rFonts w:ascii="Courier New" w:hAnsi="Courier New" w:cs="Courier New" w:hint="default"/>
      </w:rPr>
    </w:lvl>
    <w:lvl w:ilvl="5" w:tplc="04160005">
      <w:start w:val="1"/>
      <w:numFmt w:val="bullet"/>
      <w:lvlText w:val=""/>
      <w:lvlJc w:val="left"/>
      <w:pPr>
        <w:ind w:left="5028" w:hanging="360"/>
      </w:pPr>
      <w:rPr>
        <w:rFonts w:ascii="Wingdings" w:hAnsi="Wingdings" w:hint="default"/>
      </w:rPr>
    </w:lvl>
    <w:lvl w:ilvl="6" w:tplc="04160001">
      <w:start w:val="1"/>
      <w:numFmt w:val="bullet"/>
      <w:lvlText w:val=""/>
      <w:lvlJc w:val="left"/>
      <w:pPr>
        <w:ind w:left="5748" w:hanging="360"/>
      </w:pPr>
      <w:rPr>
        <w:rFonts w:ascii="Symbol" w:hAnsi="Symbol" w:hint="default"/>
      </w:rPr>
    </w:lvl>
    <w:lvl w:ilvl="7" w:tplc="04160003">
      <w:start w:val="1"/>
      <w:numFmt w:val="bullet"/>
      <w:lvlText w:val="o"/>
      <w:lvlJc w:val="left"/>
      <w:pPr>
        <w:ind w:left="6468" w:hanging="360"/>
      </w:pPr>
      <w:rPr>
        <w:rFonts w:ascii="Courier New" w:hAnsi="Courier New" w:cs="Courier New" w:hint="default"/>
      </w:rPr>
    </w:lvl>
    <w:lvl w:ilvl="8" w:tplc="04160005">
      <w:start w:val="1"/>
      <w:numFmt w:val="bullet"/>
      <w:lvlText w:val=""/>
      <w:lvlJc w:val="left"/>
      <w:pPr>
        <w:ind w:left="7188" w:hanging="360"/>
      </w:pPr>
      <w:rPr>
        <w:rFonts w:ascii="Wingdings" w:hAnsi="Wingdings" w:hint="default"/>
      </w:rPr>
    </w:lvl>
  </w:abstractNum>
  <w:abstractNum w:abstractNumId="41" w15:restartNumberingAfterBreak="0">
    <w:nsid w:val="64A13EED"/>
    <w:multiLevelType w:val="hybridMultilevel"/>
    <w:tmpl w:val="9176DEA6"/>
    <w:lvl w:ilvl="0" w:tplc="4A4A6A98">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2" w15:restartNumberingAfterBreak="0">
    <w:nsid w:val="7B11102D"/>
    <w:multiLevelType w:val="hybridMultilevel"/>
    <w:tmpl w:val="74EAAA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7C592B29"/>
    <w:multiLevelType w:val="hybridMultilevel"/>
    <w:tmpl w:val="5FBAEC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E321888"/>
    <w:multiLevelType w:val="hybridMultilevel"/>
    <w:tmpl w:val="4404B0E0"/>
    <w:lvl w:ilvl="0" w:tplc="03228C42">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abstractNumId w:val="29"/>
  </w:num>
  <w:num w:numId="2">
    <w:abstractNumId w:val="35"/>
  </w:num>
  <w:num w:numId="3">
    <w:abstractNumId w:val="43"/>
  </w:num>
  <w:num w:numId="4">
    <w:abstractNumId w:val="11"/>
  </w:num>
  <w:num w:numId="5">
    <w:abstractNumId w:val="8"/>
  </w:num>
  <w:num w:numId="6">
    <w:abstractNumId w:val="0"/>
  </w:num>
  <w:num w:numId="7">
    <w:abstractNumId w:val="21"/>
  </w:num>
  <w:num w:numId="8">
    <w:abstractNumId w:val="23"/>
  </w:num>
  <w:num w:numId="9">
    <w:abstractNumId w:val="37"/>
  </w:num>
  <w:num w:numId="10">
    <w:abstractNumId w:val="19"/>
  </w:num>
  <w:num w:numId="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num>
  <w:num w:numId="13">
    <w:abstractNumId w:val="17"/>
  </w:num>
  <w:num w:numId="14">
    <w:abstractNumId w:val="40"/>
  </w:num>
  <w:num w:numId="15">
    <w:abstractNumId w:val="15"/>
  </w:num>
  <w:num w:numId="16">
    <w:abstractNumId w:val="44"/>
  </w:num>
  <w:num w:numId="17">
    <w:abstractNumId w:val="20"/>
  </w:num>
  <w:num w:numId="18">
    <w:abstractNumId w:val="38"/>
  </w:num>
  <w:num w:numId="19">
    <w:abstractNumId w:val="33"/>
  </w:num>
  <w:num w:numId="20">
    <w:abstractNumId w:val="18"/>
  </w:num>
  <w:num w:numId="21">
    <w:abstractNumId w:val="6"/>
  </w:num>
  <w:num w:numId="22">
    <w:abstractNumId w:val="31"/>
  </w:num>
  <w:num w:numId="23">
    <w:abstractNumId w:val="7"/>
  </w:num>
  <w:num w:numId="24">
    <w:abstractNumId w:val="12"/>
  </w:num>
  <w:num w:numId="25">
    <w:abstractNumId w:val="36"/>
  </w:num>
  <w:num w:numId="26">
    <w:abstractNumId w:val="1"/>
  </w:num>
  <w:num w:numId="27">
    <w:abstractNumId w:val="32"/>
  </w:num>
  <w:num w:numId="28">
    <w:abstractNumId w:val="2"/>
  </w:num>
  <w:num w:numId="29">
    <w:abstractNumId w:val="9"/>
  </w:num>
  <w:num w:numId="30">
    <w:abstractNumId w:val="30"/>
  </w:num>
  <w:num w:numId="31">
    <w:abstractNumId w:val="13"/>
  </w:num>
  <w:num w:numId="32">
    <w:abstractNumId w:val="10"/>
  </w:num>
  <w:num w:numId="33">
    <w:abstractNumId w:val="39"/>
  </w:num>
  <w:num w:numId="34">
    <w:abstractNumId w:val="34"/>
  </w:num>
  <w:num w:numId="35">
    <w:abstractNumId w:val="26"/>
  </w:num>
  <w:num w:numId="36">
    <w:abstractNumId w:val="28"/>
  </w:num>
  <w:num w:numId="37">
    <w:abstractNumId w:val="27"/>
  </w:num>
  <w:num w:numId="38">
    <w:abstractNumId w:val="14"/>
  </w:num>
  <w:num w:numId="39">
    <w:abstractNumId w:val="5"/>
  </w:num>
  <w:num w:numId="40">
    <w:abstractNumId w:val="42"/>
  </w:num>
  <w:num w:numId="41">
    <w:abstractNumId w:val="3"/>
  </w:num>
  <w:num w:numId="42">
    <w:abstractNumId w:val="4"/>
  </w:num>
  <w:num w:numId="43">
    <w:abstractNumId w:val="22"/>
  </w:num>
  <w:num w:numId="44">
    <w:abstractNumId w:val="24"/>
  </w:num>
  <w:num w:numId="45">
    <w:abstractNumId w:val="41"/>
  </w:num>
  <w:num w:numId="46">
    <w:abstractNumId w:val="16"/>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eus Restier">
    <w15:presenceInfo w15:providerId="None" w15:userId="Mateus Restier"/>
  </w15:person>
  <w15:person w15:author="Eduardo Pareto">
    <w15:presenceInfo w15:providerId="Windows Live" w15:userId="eb9dbc7e78fbc4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4D"/>
    <w:rsid w:val="00001F34"/>
    <w:rsid w:val="000027E6"/>
    <w:rsid w:val="000042B0"/>
    <w:rsid w:val="0000474A"/>
    <w:rsid w:val="0000775E"/>
    <w:rsid w:val="00013878"/>
    <w:rsid w:val="00020D64"/>
    <w:rsid w:val="00023329"/>
    <w:rsid w:val="000308C9"/>
    <w:rsid w:val="00030A89"/>
    <w:rsid w:val="00031000"/>
    <w:rsid w:val="00031293"/>
    <w:rsid w:val="00035883"/>
    <w:rsid w:val="00036FCE"/>
    <w:rsid w:val="00037510"/>
    <w:rsid w:val="000456A4"/>
    <w:rsid w:val="00053E2B"/>
    <w:rsid w:val="00061514"/>
    <w:rsid w:val="0007050D"/>
    <w:rsid w:val="00070C2E"/>
    <w:rsid w:val="00071725"/>
    <w:rsid w:val="000776AC"/>
    <w:rsid w:val="0008385C"/>
    <w:rsid w:val="00084192"/>
    <w:rsid w:val="0009458D"/>
    <w:rsid w:val="000965B4"/>
    <w:rsid w:val="000A2783"/>
    <w:rsid w:val="000A65FB"/>
    <w:rsid w:val="000B3E91"/>
    <w:rsid w:val="000B66BE"/>
    <w:rsid w:val="000B7402"/>
    <w:rsid w:val="000C38E3"/>
    <w:rsid w:val="000C7793"/>
    <w:rsid w:val="000D2161"/>
    <w:rsid w:val="000D71F1"/>
    <w:rsid w:val="000E5BAC"/>
    <w:rsid w:val="000F4B8C"/>
    <w:rsid w:val="00101819"/>
    <w:rsid w:val="001069F9"/>
    <w:rsid w:val="00111674"/>
    <w:rsid w:val="00114198"/>
    <w:rsid w:val="001156DF"/>
    <w:rsid w:val="001302A6"/>
    <w:rsid w:val="00132076"/>
    <w:rsid w:val="00134FCC"/>
    <w:rsid w:val="001429C7"/>
    <w:rsid w:val="00142F4D"/>
    <w:rsid w:val="00146EBA"/>
    <w:rsid w:val="001534E3"/>
    <w:rsid w:val="001542EB"/>
    <w:rsid w:val="0016015C"/>
    <w:rsid w:val="001725F8"/>
    <w:rsid w:val="001800F0"/>
    <w:rsid w:val="00180CBD"/>
    <w:rsid w:val="00183018"/>
    <w:rsid w:val="0018672C"/>
    <w:rsid w:val="00186EC0"/>
    <w:rsid w:val="00187D3B"/>
    <w:rsid w:val="001A1D2A"/>
    <w:rsid w:val="001A2872"/>
    <w:rsid w:val="001A6A79"/>
    <w:rsid w:val="001A724D"/>
    <w:rsid w:val="001B06AC"/>
    <w:rsid w:val="001B2478"/>
    <w:rsid w:val="001B79BE"/>
    <w:rsid w:val="001B7DD9"/>
    <w:rsid w:val="001D232F"/>
    <w:rsid w:val="001D24A4"/>
    <w:rsid w:val="001D2BD4"/>
    <w:rsid w:val="001D5BA7"/>
    <w:rsid w:val="001E06FF"/>
    <w:rsid w:val="001F45B6"/>
    <w:rsid w:val="001F5CFA"/>
    <w:rsid w:val="001F792B"/>
    <w:rsid w:val="0020639A"/>
    <w:rsid w:val="002078EF"/>
    <w:rsid w:val="00213190"/>
    <w:rsid w:val="00226218"/>
    <w:rsid w:val="002265B0"/>
    <w:rsid w:val="00227330"/>
    <w:rsid w:val="0022787C"/>
    <w:rsid w:val="0023079E"/>
    <w:rsid w:val="00230F9B"/>
    <w:rsid w:val="002353C6"/>
    <w:rsid w:val="00236391"/>
    <w:rsid w:val="002376D6"/>
    <w:rsid w:val="002431D2"/>
    <w:rsid w:val="0024489C"/>
    <w:rsid w:val="00247282"/>
    <w:rsid w:val="00253D18"/>
    <w:rsid w:val="00260C00"/>
    <w:rsid w:val="00271E8E"/>
    <w:rsid w:val="0027221A"/>
    <w:rsid w:val="0027329A"/>
    <w:rsid w:val="002737B2"/>
    <w:rsid w:val="00286E88"/>
    <w:rsid w:val="00293393"/>
    <w:rsid w:val="002B431C"/>
    <w:rsid w:val="002C60BA"/>
    <w:rsid w:val="002D164B"/>
    <w:rsid w:val="002D58CC"/>
    <w:rsid w:val="002E5EEC"/>
    <w:rsid w:val="002F18EE"/>
    <w:rsid w:val="00304967"/>
    <w:rsid w:val="00304F9F"/>
    <w:rsid w:val="00311F26"/>
    <w:rsid w:val="00314B06"/>
    <w:rsid w:val="00314ECF"/>
    <w:rsid w:val="00326501"/>
    <w:rsid w:val="003268ED"/>
    <w:rsid w:val="00331EF3"/>
    <w:rsid w:val="00341C92"/>
    <w:rsid w:val="00342EE0"/>
    <w:rsid w:val="00343F28"/>
    <w:rsid w:val="00345370"/>
    <w:rsid w:val="00351FDC"/>
    <w:rsid w:val="0035209F"/>
    <w:rsid w:val="003553BB"/>
    <w:rsid w:val="0036795F"/>
    <w:rsid w:val="00372E00"/>
    <w:rsid w:val="00375988"/>
    <w:rsid w:val="00377ADE"/>
    <w:rsid w:val="003818AE"/>
    <w:rsid w:val="00381C06"/>
    <w:rsid w:val="00383A37"/>
    <w:rsid w:val="00385F53"/>
    <w:rsid w:val="00387E71"/>
    <w:rsid w:val="00391E7E"/>
    <w:rsid w:val="00395594"/>
    <w:rsid w:val="00395D0F"/>
    <w:rsid w:val="0039770A"/>
    <w:rsid w:val="003A1849"/>
    <w:rsid w:val="003A2A5E"/>
    <w:rsid w:val="003B2267"/>
    <w:rsid w:val="003B38DE"/>
    <w:rsid w:val="003B3D23"/>
    <w:rsid w:val="003C11C2"/>
    <w:rsid w:val="003C3C54"/>
    <w:rsid w:val="003D60FC"/>
    <w:rsid w:val="003F0592"/>
    <w:rsid w:val="003F1E9D"/>
    <w:rsid w:val="003F3219"/>
    <w:rsid w:val="004000B7"/>
    <w:rsid w:val="004005D2"/>
    <w:rsid w:val="00401035"/>
    <w:rsid w:val="00403DBD"/>
    <w:rsid w:val="004054B9"/>
    <w:rsid w:val="0042090D"/>
    <w:rsid w:val="00421E33"/>
    <w:rsid w:val="004301B4"/>
    <w:rsid w:val="00432B88"/>
    <w:rsid w:val="00452891"/>
    <w:rsid w:val="00453B78"/>
    <w:rsid w:val="00456AD1"/>
    <w:rsid w:val="00461EA8"/>
    <w:rsid w:val="00462E7C"/>
    <w:rsid w:val="004640D1"/>
    <w:rsid w:val="00465296"/>
    <w:rsid w:val="00465374"/>
    <w:rsid w:val="00466A4E"/>
    <w:rsid w:val="0047433D"/>
    <w:rsid w:val="0047528B"/>
    <w:rsid w:val="00475B17"/>
    <w:rsid w:val="00475FFB"/>
    <w:rsid w:val="004769EB"/>
    <w:rsid w:val="00480BD1"/>
    <w:rsid w:val="0049347D"/>
    <w:rsid w:val="00494282"/>
    <w:rsid w:val="0049685A"/>
    <w:rsid w:val="004A63CA"/>
    <w:rsid w:val="004A7A39"/>
    <w:rsid w:val="004B154A"/>
    <w:rsid w:val="004B7555"/>
    <w:rsid w:val="004B798A"/>
    <w:rsid w:val="004C03F9"/>
    <w:rsid w:val="004C33C1"/>
    <w:rsid w:val="004E04E6"/>
    <w:rsid w:val="004E478E"/>
    <w:rsid w:val="004E58C6"/>
    <w:rsid w:val="004E6027"/>
    <w:rsid w:val="004E798E"/>
    <w:rsid w:val="004F1F3E"/>
    <w:rsid w:val="004F46D6"/>
    <w:rsid w:val="004F4B75"/>
    <w:rsid w:val="0050376D"/>
    <w:rsid w:val="005066DB"/>
    <w:rsid w:val="005067BF"/>
    <w:rsid w:val="00506FE7"/>
    <w:rsid w:val="0053700D"/>
    <w:rsid w:val="00540C8B"/>
    <w:rsid w:val="005428A3"/>
    <w:rsid w:val="0055041F"/>
    <w:rsid w:val="00550CCA"/>
    <w:rsid w:val="00552D08"/>
    <w:rsid w:val="00555CE0"/>
    <w:rsid w:val="00557A90"/>
    <w:rsid w:val="00557E80"/>
    <w:rsid w:val="00560358"/>
    <w:rsid w:val="00561B2C"/>
    <w:rsid w:val="00562DEB"/>
    <w:rsid w:val="00570A61"/>
    <w:rsid w:val="00572275"/>
    <w:rsid w:val="0057452A"/>
    <w:rsid w:val="005763B2"/>
    <w:rsid w:val="0057649F"/>
    <w:rsid w:val="00577F4A"/>
    <w:rsid w:val="00580FA4"/>
    <w:rsid w:val="005830E8"/>
    <w:rsid w:val="00586416"/>
    <w:rsid w:val="00596359"/>
    <w:rsid w:val="005A054E"/>
    <w:rsid w:val="005A6B7E"/>
    <w:rsid w:val="005C001F"/>
    <w:rsid w:val="005C33A8"/>
    <w:rsid w:val="005C3C9D"/>
    <w:rsid w:val="005C568C"/>
    <w:rsid w:val="005C63D9"/>
    <w:rsid w:val="005C6DF5"/>
    <w:rsid w:val="005D1DD3"/>
    <w:rsid w:val="005D2ED8"/>
    <w:rsid w:val="005D6A9C"/>
    <w:rsid w:val="005D7572"/>
    <w:rsid w:val="005E686D"/>
    <w:rsid w:val="005E7C21"/>
    <w:rsid w:val="005F7163"/>
    <w:rsid w:val="00601173"/>
    <w:rsid w:val="00603713"/>
    <w:rsid w:val="00604694"/>
    <w:rsid w:val="006103DA"/>
    <w:rsid w:val="00614BF3"/>
    <w:rsid w:val="00617EE0"/>
    <w:rsid w:val="00630B82"/>
    <w:rsid w:val="00630F8F"/>
    <w:rsid w:val="00636CEC"/>
    <w:rsid w:val="006412CC"/>
    <w:rsid w:val="006550F8"/>
    <w:rsid w:val="00657B59"/>
    <w:rsid w:val="00661E0B"/>
    <w:rsid w:val="00666895"/>
    <w:rsid w:val="00667CC4"/>
    <w:rsid w:val="006723CF"/>
    <w:rsid w:val="00673F49"/>
    <w:rsid w:val="006826A5"/>
    <w:rsid w:val="0068656E"/>
    <w:rsid w:val="0069116A"/>
    <w:rsid w:val="00693CF1"/>
    <w:rsid w:val="00695A5D"/>
    <w:rsid w:val="00696BB0"/>
    <w:rsid w:val="006A361A"/>
    <w:rsid w:val="006A6F19"/>
    <w:rsid w:val="006B025F"/>
    <w:rsid w:val="006B3D34"/>
    <w:rsid w:val="006B7321"/>
    <w:rsid w:val="006C2005"/>
    <w:rsid w:val="006C2BA6"/>
    <w:rsid w:val="006C370A"/>
    <w:rsid w:val="006D4E93"/>
    <w:rsid w:val="006D726F"/>
    <w:rsid w:val="006E14A9"/>
    <w:rsid w:val="006E5327"/>
    <w:rsid w:val="006E66CD"/>
    <w:rsid w:val="007020DB"/>
    <w:rsid w:val="007123B8"/>
    <w:rsid w:val="00715B03"/>
    <w:rsid w:val="00717CFA"/>
    <w:rsid w:val="00726B3E"/>
    <w:rsid w:val="00731589"/>
    <w:rsid w:val="00734B09"/>
    <w:rsid w:val="00737FD8"/>
    <w:rsid w:val="00742B62"/>
    <w:rsid w:val="00747FD8"/>
    <w:rsid w:val="00755DFD"/>
    <w:rsid w:val="007624C1"/>
    <w:rsid w:val="007667CF"/>
    <w:rsid w:val="00770810"/>
    <w:rsid w:val="00772ABA"/>
    <w:rsid w:val="00773CC1"/>
    <w:rsid w:val="00774B3C"/>
    <w:rsid w:val="007809EE"/>
    <w:rsid w:val="00782AC2"/>
    <w:rsid w:val="00783CB4"/>
    <w:rsid w:val="007A0BF4"/>
    <w:rsid w:val="007A3A40"/>
    <w:rsid w:val="007A5195"/>
    <w:rsid w:val="007A6225"/>
    <w:rsid w:val="007B39DB"/>
    <w:rsid w:val="007B4EB3"/>
    <w:rsid w:val="007B6E54"/>
    <w:rsid w:val="007C32EB"/>
    <w:rsid w:val="007C38D7"/>
    <w:rsid w:val="007C6CDA"/>
    <w:rsid w:val="007D6E36"/>
    <w:rsid w:val="007E06B3"/>
    <w:rsid w:val="007E249F"/>
    <w:rsid w:val="007E2C81"/>
    <w:rsid w:val="007E6B60"/>
    <w:rsid w:val="007F1C7A"/>
    <w:rsid w:val="00806C6B"/>
    <w:rsid w:val="00812FF9"/>
    <w:rsid w:val="00820197"/>
    <w:rsid w:val="0082390D"/>
    <w:rsid w:val="00823ADC"/>
    <w:rsid w:val="00830B97"/>
    <w:rsid w:val="00831C4E"/>
    <w:rsid w:val="008360D4"/>
    <w:rsid w:val="008379B7"/>
    <w:rsid w:val="00841632"/>
    <w:rsid w:val="00841B70"/>
    <w:rsid w:val="00845A0F"/>
    <w:rsid w:val="00846483"/>
    <w:rsid w:val="00850A67"/>
    <w:rsid w:val="008539D5"/>
    <w:rsid w:val="008619A5"/>
    <w:rsid w:val="008642C5"/>
    <w:rsid w:val="00864D50"/>
    <w:rsid w:val="00867385"/>
    <w:rsid w:val="008728FB"/>
    <w:rsid w:val="00874E33"/>
    <w:rsid w:val="00875E92"/>
    <w:rsid w:val="00876DE3"/>
    <w:rsid w:val="00876E3C"/>
    <w:rsid w:val="00880E9D"/>
    <w:rsid w:val="008B01F5"/>
    <w:rsid w:val="008B54DE"/>
    <w:rsid w:val="008C37B0"/>
    <w:rsid w:val="008C74EE"/>
    <w:rsid w:val="008D0443"/>
    <w:rsid w:val="008D0842"/>
    <w:rsid w:val="008D084D"/>
    <w:rsid w:val="008D3F75"/>
    <w:rsid w:val="008D7A1F"/>
    <w:rsid w:val="008E3EAA"/>
    <w:rsid w:val="008E4EBE"/>
    <w:rsid w:val="008F17CA"/>
    <w:rsid w:val="008F3A3B"/>
    <w:rsid w:val="008F3ADB"/>
    <w:rsid w:val="008F526A"/>
    <w:rsid w:val="008F7815"/>
    <w:rsid w:val="009018E0"/>
    <w:rsid w:val="00902E6C"/>
    <w:rsid w:val="00914B97"/>
    <w:rsid w:val="0091511D"/>
    <w:rsid w:val="009154FD"/>
    <w:rsid w:val="00940057"/>
    <w:rsid w:val="00943F4C"/>
    <w:rsid w:val="00945AE2"/>
    <w:rsid w:val="0094707F"/>
    <w:rsid w:val="00955C6E"/>
    <w:rsid w:val="0095603C"/>
    <w:rsid w:val="00961D8A"/>
    <w:rsid w:val="00966977"/>
    <w:rsid w:val="00967BE6"/>
    <w:rsid w:val="00972CC4"/>
    <w:rsid w:val="00973599"/>
    <w:rsid w:val="009852ED"/>
    <w:rsid w:val="00992770"/>
    <w:rsid w:val="00994433"/>
    <w:rsid w:val="009B0525"/>
    <w:rsid w:val="009B1209"/>
    <w:rsid w:val="009B5B18"/>
    <w:rsid w:val="009D01AE"/>
    <w:rsid w:val="009D3B3F"/>
    <w:rsid w:val="009D5937"/>
    <w:rsid w:val="009D6FC8"/>
    <w:rsid w:val="009E0F9C"/>
    <w:rsid w:val="009E2053"/>
    <w:rsid w:val="009E2D93"/>
    <w:rsid w:val="009E4F31"/>
    <w:rsid w:val="009F3A48"/>
    <w:rsid w:val="00A00127"/>
    <w:rsid w:val="00A01D07"/>
    <w:rsid w:val="00A05525"/>
    <w:rsid w:val="00A056D1"/>
    <w:rsid w:val="00A12CF5"/>
    <w:rsid w:val="00A15398"/>
    <w:rsid w:val="00A1732B"/>
    <w:rsid w:val="00A346C0"/>
    <w:rsid w:val="00A41015"/>
    <w:rsid w:val="00A42E3C"/>
    <w:rsid w:val="00A50683"/>
    <w:rsid w:val="00A541C5"/>
    <w:rsid w:val="00A62AA4"/>
    <w:rsid w:val="00A630AE"/>
    <w:rsid w:val="00A7205C"/>
    <w:rsid w:val="00A7492B"/>
    <w:rsid w:val="00A74BF8"/>
    <w:rsid w:val="00A81A87"/>
    <w:rsid w:val="00A84103"/>
    <w:rsid w:val="00A852F9"/>
    <w:rsid w:val="00A86829"/>
    <w:rsid w:val="00A90A89"/>
    <w:rsid w:val="00A915D1"/>
    <w:rsid w:val="00A93764"/>
    <w:rsid w:val="00A96E13"/>
    <w:rsid w:val="00AA086E"/>
    <w:rsid w:val="00AA263F"/>
    <w:rsid w:val="00AA3399"/>
    <w:rsid w:val="00AB034D"/>
    <w:rsid w:val="00AB0D3C"/>
    <w:rsid w:val="00AB664C"/>
    <w:rsid w:val="00AB7178"/>
    <w:rsid w:val="00AC64DA"/>
    <w:rsid w:val="00AD3035"/>
    <w:rsid w:val="00AE1847"/>
    <w:rsid w:val="00AE556F"/>
    <w:rsid w:val="00AF1E0D"/>
    <w:rsid w:val="00AF675D"/>
    <w:rsid w:val="00AF698C"/>
    <w:rsid w:val="00B00A4D"/>
    <w:rsid w:val="00B01E17"/>
    <w:rsid w:val="00B05B53"/>
    <w:rsid w:val="00B05BBB"/>
    <w:rsid w:val="00B106EE"/>
    <w:rsid w:val="00B137E7"/>
    <w:rsid w:val="00B14F58"/>
    <w:rsid w:val="00B2362B"/>
    <w:rsid w:val="00B23766"/>
    <w:rsid w:val="00B31B55"/>
    <w:rsid w:val="00B325A5"/>
    <w:rsid w:val="00B42675"/>
    <w:rsid w:val="00B45A1D"/>
    <w:rsid w:val="00B47B6B"/>
    <w:rsid w:val="00B604E2"/>
    <w:rsid w:val="00B7198F"/>
    <w:rsid w:val="00B73C9D"/>
    <w:rsid w:val="00B80C52"/>
    <w:rsid w:val="00B83193"/>
    <w:rsid w:val="00B83B76"/>
    <w:rsid w:val="00B859C2"/>
    <w:rsid w:val="00B949ED"/>
    <w:rsid w:val="00BA276F"/>
    <w:rsid w:val="00BB5E80"/>
    <w:rsid w:val="00BC68EB"/>
    <w:rsid w:val="00BC7CE7"/>
    <w:rsid w:val="00BD076E"/>
    <w:rsid w:val="00BD2B4C"/>
    <w:rsid w:val="00BD3934"/>
    <w:rsid w:val="00BD3F7B"/>
    <w:rsid w:val="00BF3EF7"/>
    <w:rsid w:val="00BF5804"/>
    <w:rsid w:val="00BF6DD0"/>
    <w:rsid w:val="00C01CE3"/>
    <w:rsid w:val="00C029CE"/>
    <w:rsid w:val="00C02E2D"/>
    <w:rsid w:val="00C103F1"/>
    <w:rsid w:val="00C155C9"/>
    <w:rsid w:val="00C2126D"/>
    <w:rsid w:val="00C21734"/>
    <w:rsid w:val="00C267B7"/>
    <w:rsid w:val="00C30B5E"/>
    <w:rsid w:val="00C40892"/>
    <w:rsid w:val="00C43935"/>
    <w:rsid w:val="00C45DFD"/>
    <w:rsid w:val="00C464E1"/>
    <w:rsid w:val="00C5166B"/>
    <w:rsid w:val="00C51BBB"/>
    <w:rsid w:val="00C7107C"/>
    <w:rsid w:val="00C72709"/>
    <w:rsid w:val="00C831DF"/>
    <w:rsid w:val="00C873DF"/>
    <w:rsid w:val="00C93898"/>
    <w:rsid w:val="00CA0708"/>
    <w:rsid w:val="00CB06BA"/>
    <w:rsid w:val="00CB1513"/>
    <w:rsid w:val="00CB27C7"/>
    <w:rsid w:val="00CC1671"/>
    <w:rsid w:val="00CC4ED0"/>
    <w:rsid w:val="00CD441F"/>
    <w:rsid w:val="00CD5D2D"/>
    <w:rsid w:val="00CD7F93"/>
    <w:rsid w:val="00CE066E"/>
    <w:rsid w:val="00CE5426"/>
    <w:rsid w:val="00CE718E"/>
    <w:rsid w:val="00CF2785"/>
    <w:rsid w:val="00CF4DB8"/>
    <w:rsid w:val="00CF5DBB"/>
    <w:rsid w:val="00CF6D64"/>
    <w:rsid w:val="00D008C5"/>
    <w:rsid w:val="00D01F8E"/>
    <w:rsid w:val="00D1073E"/>
    <w:rsid w:val="00D13437"/>
    <w:rsid w:val="00D141FF"/>
    <w:rsid w:val="00D17592"/>
    <w:rsid w:val="00D22214"/>
    <w:rsid w:val="00D3129C"/>
    <w:rsid w:val="00D43A1D"/>
    <w:rsid w:val="00D5774C"/>
    <w:rsid w:val="00D66E3F"/>
    <w:rsid w:val="00D75A91"/>
    <w:rsid w:val="00D766FA"/>
    <w:rsid w:val="00D8124B"/>
    <w:rsid w:val="00D81847"/>
    <w:rsid w:val="00D84024"/>
    <w:rsid w:val="00D84025"/>
    <w:rsid w:val="00D85F6F"/>
    <w:rsid w:val="00D95D80"/>
    <w:rsid w:val="00DA14A8"/>
    <w:rsid w:val="00DA1F9D"/>
    <w:rsid w:val="00DA6D78"/>
    <w:rsid w:val="00DB29C8"/>
    <w:rsid w:val="00DB59A5"/>
    <w:rsid w:val="00DB5EBD"/>
    <w:rsid w:val="00DC09FD"/>
    <w:rsid w:val="00DC7257"/>
    <w:rsid w:val="00DD0124"/>
    <w:rsid w:val="00DE1125"/>
    <w:rsid w:val="00DE12C6"/>
    <w:rsid w:val="00DE5F92"/>
    <w:rsid w:val="00DF0F6E"/>
    <w:rsid w:val="00DF51EA"/>
    <w:rsid w:val="00DF5673"/>
    <w:rsid w:val="00DF78E5"/>
    <w:rsid w:val="00E01CDA"/>
    <w:rsid w:val="00E0210D"/>
    <w:rsid w:val="00E10F07"/>
    <w:rsid w:val="00E11D73"/>
    <w:rsid w:val="00E159B0"/>
    <w:rsid w:val="00E20214"/>
    <w:rsid w:val="00E20CC9"/>
    <w:rsid w:val="00E21147"/>
    <w:rsid w:val="00E2387D"/>
    <w:rsid w:val="00E2646E"/>
    <w:rsid w:val="00E3043F"/>
    <w:rsid w:val="00E31AA6"/>
    <w:rsid w:val="00E421D8"/>
    <w:rsid w:val="00E42BE8"/>
    <w:rsid w:val="00E44B95"/>
    <w:rsid w:val="00E50E9E"/>
    <w:rsid w:val="00E51227"/>
    <w:rsid w:val="00E534FF"/>
    <w:rsid w:val="00E53944"/>
    <w:rsid w:val="00E53C4E"/>
    <w:rsid w:val="00E61E1C"/>
    <w:rsid w:val="00E625E7"/>
    <w:rsid w:val="00E63C88"/>
    <w:rsid w:val="00E641A8"/>
    <w:rsid w:val="00E65BE5"/>
    <w:rsid w:val="00E66C95"/>
    <w:rsid w:val="00E66D69"/>
    <w:rsid w:val="00E7512A"/>
    <w:rsid w:val="00E8067C"/>
    <w:rsid w:val="00E80B4D"/>
    <w:rsid w:val="00E8559C"/>
    <w:rsid w:val="00E8570B"/>
    <w:rsid w:val="00E86158"/>
    <w:rsid w:val="00E86DA5"/>
    <w:rsid w:val="00E86EAD"/>
    <w:rsid w:val="00E94068"/>
    <w:rsid w:val="00EA3F34"/>
    <w:rsid w:val="00EA4CD3"/>
    <w:rsid w:val="00EA7C23"/>
    <w:rsid w:val="00EB1A7C"/>
    <w:rsid w:val="00EB3621"/>
    <w:rsid w:val="00EC67B0"/>
    <w:rsid w:val="00ED01EA"/>
    <w:rsid w:val="00ED0F5D"/>
    <w:rsid w:val="00ED150A"/>
    <w:rsid w:val="00EE32FA"/>
    <w:rsid w:val="00EE6D96"/>
    <w:rsid w:val="00EF40AF"/>
    <w:rsid w:val="00EF5C0D"/>
    <w:rsid w:val="00F00FBD"/>
    <w:rsid w:val="00F0111D"/>
    <w:rsid w:val="00F03CCC"/>
    <w:rsid w:val="00F0522C"/>
    <w:rsid w:val="00F12897"/>
    <w:rsid w:val="00F144F0"/>
    <w:rsid w:val="00F21079"/>
    <w:rsid w:val="00F21233"/>
    <w:rsid w:val="00F3056C"/>
    <w:rsid w:val="00F32404"/>
    <w:rsid w:val="00F35FBF"/>
    <w:rsid w:val="00F40595"/>
    <w:rsid w:val="00F525B6"/>
    <w:rsid w:val="00F535A6"/>
    <w:rsid w:val="00F535EF"/>
    <w:rsid w:val="00F542B3"/>
    <w:rsid w:val="00F6195E"/>
    <w:rsid w:val="00F70537"/>
    <w:rsid w:val="00F721DE"/>
    <w:rsid w:val="00F72A5B"/>
    <w:rsid w:val="00F823CB"/>
    <w:rsid w:val="00F83D9E"/>
    <w:rsid w:val="00F935DC"/>
    <w:rsid w:val="00F96D15"/>
    <w:rsid w:val="00F9721A"/>
    <w:rsid w:val="00FA7F69"/>
    <w:rsid w:val="00FB06D4"/>
    <w:rsid w:val="00FC35D2"/>
    <w:rsid w:val="00FC4372"/>
    <w:rsid w:val="00FC453C"/>
    <w:rsid w:val="00FC4AFE"/>
    <w:rsid w:val="00FC5084"/>
    <w:rsid w:val="00FD0F75"/>
    <w:rsid w:val="00FD32EC"/>
    <w:rsid w:val="00FD7B80"/>
    <w:rsid w:val="00FD7FFC"/>
    <w:rsid w:val="00FE25B2"/>
    <w:rsid w:val="00FE38A2"/>
    <w:rsid w:val="00FF1D98"/>
    <w:rsid w:val="00FF2440"/>
    <w:rsid w:val="00FF26D7"/>
    <w:rsid w:val="1DC293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432DC"/>
  <w15:docId w15:val="{CEEC7EEC-A4EE-44F5-9F15-2CD19862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U,/NORMAU,/NormaU"/>
    <w:next w:val="Ttulo1"/>
    <w:qFormat/>
    <w:rsid w:val="00D43A1D"/>
    <w:pPr>
      <w:spacing w:after="0" w:line="360" w:lineRule="auto"/>
      <w:ind w:firstLine="709"/>
      <w:jc w:val="both"/>
    </w:pPr>
    <w:rPr>
      <w:rFonts w:ascii="Times New Roman" w:hAnsi="Times New Roman" w:cs="Times New Roman"/>
      <w:sz w:val="26"/>
      <w:lang w:eastAsia="pt-BR"/>
    </w:rPr>
  </w:style>
  <w:style w:type="paragraph" w:styleId="Ttulo1">
    <w:name w:val="heading 1"/>
    <w:aliases w:val="/ESTILO - 1,/TIPO - 1;TIPO - 1,ESTILO - 1"/>
    <w:basedOn w:val="Normal"/>
    <w:next w:val="Normal"/>
    <w:link w:val="Ttulo1Char"/>
    <w:autoRedefine/>
    <w:uiPriority w:val="9"/>
    <w:qFormat/>
    <w:rsid w:val="00F96D15"/>
    <w:pPr>
      <w:keepNext/>
      <w:keepLines/>
      <w:ind w:firstLine="0"/>
      <w:jc w:val="center"/>
      <w:outlineLvl w:val="0"/>
    </w:pPr>
    <w:rPr>
      <w:rFonts w:eastAsiaTheme="majorEastAsia" w:cstheme="majorBidi"/>
      <w:b/>
      <w:color w:val="000000" w:themeColor="text1"/>
      <w:szCs w:val="24"/>
    </w:rPr>
  </w:style>
  <w:style w:type="paragraph" w:styleId="Ttulo2">
    <w:name w:val="heading 2"/>
    <w:aliases w:val="/ESTILO - 2"/>
    <w:basedOn w:val="Normal"/>
    <w:next w:val="Normal"/>
    <w:link w:val="Ttulo2Char"/>
    <w:autoRedefine/>
    <w:uiPriority w:val="9"/>
    <w:unhideWhenUsed/>
    <w:qFormat/>
    <w:rsid w:val="00696BB0"/>
    <w:pPr>
      <w:keepNext/>
      <w:keepLines/>
      <w:ind w:firstLine="0"/>
      <w:jc w:val="left"/>
      <w:outlineLvl w:val="1"/>
    </w:pPr>
    <w:rPr>
      <w:rFonts w:eastAsiaTheme="majorEastAsia" w:cs="Lucida Sans Unicode"/>
      <w:b/>
      <w:bCs/>
      <w:noProof/>
      <w:color w:val="000000" w:themeColor="text1"/>
      <w:szCs w:val="20"/>
      <w:shd w:val="clear" w:color="auto" w:fill="FFFFFF"/>
    </w:rPr>
  </w:style>
  <w:style w:type="paragraph" w:styleId="Ttulo3">
    <w:name w:val="heading 3"/>
    <w:aliases w:val="/ESTILO - 3"/>
    <w:basedOn w:val="Normal"/>
    <w:next w:val="Normal"/>
    <w:link w:val="Ttulo3Char"/>
    <w:autoRedefine/>
    <w:uiPriority w:val="9"/>
    <w:unhideWhenUsed/>
    <w:qFormat/>
    <w:rsid w:val="00271E8E"/>
    <w:pPr>
      <w:keepNext/>
      <w:keepLines/>
      <w:ind w:firstLine="0"/>
      <w:jc w:val="left"/>
      <w:outlineLvl w:val="2"/>
    </w:pPr>
    <w:rPr>
      <w:rFonts w:eastAsia="Arial" w:cs="Open Sans"/>
      <w:color w:val="000000" w:themeColor="text1"/>
      <w:szCs w:val="24"/>
      <w:shd w:val="clear" w:color="auto" w:fill="FFFFFF"/>
    </w:rPr>
  </w:style>
  <w:style w:type="paragraph" w:styleId="Ttulo4">
    <w:name w:val="heading 4"/>
    <w:aliases w:val="CITAÇÃO"/>
    <w:basedOn w:val="Normal"/>
    <w:next w:val="Normal"/>
    <w:link w:val="Ttulo4Char"/>
    <w:autoRedefine/>
    <w:uiPriority w:val="9"/>
    <w:unhideWhenUsed/>
    <w:rsid w:val="00E66C95"/>
    <w:pPr>
      <w:keepNext/>
      <w:keepLines/>
      <w:spacing w:line="240" w:lineRule="auto"/>
      <w:ind w:left="2268"/>
      <w:outlineLvl w:val="3"/>
    </w:pPr>
    <w:rPr>
      <w:rFonts w:eastAsiaTheme="majorEastAsia" w:cstheme="majorBidi"/>
      <w:iCs/>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aliases w:val="/ESTILO - 3 Char"/>
    <w:basedOn w:val="Fontepargpadro"/>
    <w:link w:val="Ttulo3"/>
    <w:uiPriority w:val="9"/>
    <w:rsid w:val="00271E8E"/>
    <w:rPr>
      <w:rFonts w:ascii="Times New Roman" w:eastAsia="Arial" w:hAnsi="Times New Roman" w:cs="Open Sans"/>
      <w:color w:val="000000" w:themeColor="text1"/>
      <w:sz w:val="26"/>
      <w:szCs w:val="24"/>
      <w:lang w:eastAsia="pt-BR"/>
    </w:rPr>
  </w:style>
  <w:style w:type="character" w:customStyle="1" w:styleId="Ttulo1Char">
    <w:name w:val="Título 1 Char"/>
    <w:aliases w:val="/ESTILO - 1 Char,/TIPO - 1;TIPO - 1 Char,ESTILO - 1 Char"/>
    <w:basedOn w:val="Fontepargpadro"/>
    <w:link w:val="Ttulo1"/>
    <w:uiPriority w:val="9"/>
    <w:rsid w:val="00F96D15"/>
    <w:rPr>
      <w:rFonts w:ascii="Times New Roman" w:eastAsiaTheme="majorEastAsia" w:hAnsi="Times New Roman" w:cstheme="majorBidi"/>
      <w:b/>
      <w:color w:val="000000" w:themeColor="text1"/>
      <w:sz w:val="26"/>
      <w:szCs w:val="24"/>
      <w:lang w:eastAsia="pt-BR"/>
    </w:rPr>
  </w:style>
  <w:style w:type="paragraph" w:styleId="SemEspaamento">
    <w:name w:val="No Spacing"/>
    <w:aliases w:val="/FIGURAS,legendas,FIGURAS"/>
    <w:autoRedefine/>
    <w:uiPriority w:val="1"/>
    <w:qFormat/>
    <w:rsid w:val="00902E6C"/>
    <w:pPr>
      <w:spacing w:after="0" w:line="360" w:lineRule="auto"/>
      <w:jc w:val="center"/>
    </w:pPr>
    <w:rPr>
      <w:rFonts w:ascii="Arial" w:hAnsi="Arial"/>
      <w:sz w:val="18"/>
      <w:szCs w:val="16"/>
    </w:rPr>
  </w:style>
  <w:style w:type="character" w:customStyle="1" w:styleId="Ttulo2Char">
    <w:name w:val="Título 2 Char"/>
    <w:aliases w:val="/ESTILO - 2 Char"/>
    <w:basedOn w:val="Fontepargpadro"/>
    <w:link w:val="Ttulo2"/>
    <w:uiPriority w:val="9"/>
    <w:rsid w:val="00696BB0"/>
    <w:rPr>
      <w:rFonts w:ascii="Times New Roman" w:eastAsiaTheme="majorEastAsia" w:hAnsi="Times New Roman" w:cs="Lucida Sans Unicode"/>
      <w:b/>
      <w:bCs/>
      <w:noProof/>
      <w:color w:val="000000" w:themeColor="text1"/>
      <w:sz w:val="24"/>
      <w:szCs w:val="20"/>
      <w:lang w:eastAsia="pt-BR"/>
    </w:rPr>
  </w:style>
  <w:style w:type="character" w:customStyle="1" w:styleId="Ttulo4Char">
    <w:name w:val="Título 4 Char"/>
    <w:aliases w:val="CITAÇÃO Char"/>
    <w:basedOn w:val="Fontepargpadro"/>
    <w:link w:val="Ttulo4"/>
    <w:uiPriority w:val="9"/>
    <w:rsid w:val="00A15398"/>
    <w:rPr>
      <w:rFonts w:ascii="Arial" w:eastAsiaTheme="majorEastAsia" w:hAnsi="Arial" w:cstheme="majorBidi"/>
      <w:iCs/>
      <w:color w:val="000000" w:themeColor="text1"/>
      <w:sz w:val="24"/>
      <w:lang w:eastAsia="pt-BR"/>
    </w:rPr>
  </w:style>
  <w:style w:type="paragraph" w:styleId="Subttulo">
    <w:name w:val="Subtitle"/>
    <w:aliases w:val="CENTRALIZADO"/>
    <w:basedOn w:val="Normal"/>
    <w:next w:val="Normal"/>
    <w:link w:val="SubttuloChar"/>
    <w:autoRedefine/>
    <w:uiPriority w:val="11"/>
    <w:rsid w:val="00A15398"/>
    <w:pPr>
      <w:numPr>
        <w:ilvl w:val="1"/>
      </w:numPr>
      <w:ind w:firstLine="709"/>
      <w:jc w:val="center"/>
    </w:pPr>
    <w:rPr>
      <w:rFonts w:eastAsiaTheme="minorEastAsia" w:cstheme="minorBidi"/>
      <w:color w:val="000000" w:themeColor="text1"/>
      <w:spacing w:val="15"/>
    </w:rPr>
  </w:style>
  <w:style w:type="character" w:customStyle="1" w:styleId="SubttuloChar">
    <w:name w:val="Subtítulo Char"/>
    <w:aliases w:val="CENTRALIZADO Char"/>
    <w:basedOn w:val="Fontepargpadro"/>
    <w:link w:val="Subttulo"/>
    <w:uiPriority w:val="11"/>
    <w:rsid w:val="00A15398"/>
    <w:rPr>
      <w:rFonts w:ascii="Arial" w:eastAsiaTheme="minorEastAsia" w:hAnsi="Arial"/>
      <w:color w:val="000000" w:themeColor="text1"/>
      <w:spacing w:val="15"/>
      <w:sz w:val="24"/>
      <w:lang w:eastAsia="pt-BR"/>
    </w:rPr>
  </w:style>
  <w:style w:type="paragraph" w:styleId="Citao">
    <w:name w:val="Quote"/>
    <w:aliases w:val="/CITAÇÃO."/>
    <w:basedOn w:val="Normal"/>
    <w:next w:val="Normal"/>
    <w:link w:val="CitaoChar"/>
    <w:autoRedefine/>
    <w:uiPriority w:val="29"/>
    <w:qFormat/>
    <w:rsid w:val="00036FCE"/>
    <w:pPr>
      <w:spacing w:line="240" w:lineRule="auto"/>
      <w:ind w:left="2268" w:firstLine="0"/>
    </w:pPr>
    <w:rPr>
      <w:iCs/>
      <w:color w:val="000000" w:themeColor="text1"/>
      <w:sz w:val="22"/>
    </w:rPr>
  </w:style>
  <w:style w:type="character" w:customStyle="1" w:styleId="CitaoChar">
    <w:name w:val="Citação Char"/>
    <w:aliases w:val="/CITAÇÃO. Char"/>
    <w:basedOn w:val="Fontepargpadro"/>
    <w:link w:val="Citao"/>
    <w:uiPriority w:val="29"/>
    <w:rsid w:val="00036FCE"/>
    <w:rPr>
      <w:rFonts w:ascii="Arial" w:hAnsi="Arial" w:cs="Times New Roman"/>
      <w:iCs/>
      <w:color w:val="000000" w:themeColor="text1"/>
      <w:lang w:eastAsia="pt-BR"/>
    </w:rPr>
  </w:style>
  <w:style w:type="numbering" w:customStyle="1" w:styleId="Semlista1">
    <w:name w:val="Sem lista1"/>
    <w:next w:val="Semlista"/>
    <w:uiPriority w:val="99"/>
    <w:semiHidden/>
    <w:unhideWhenUsed/>
    <w:rsid w:val="00037510"/>
  </w:style>
  <w:style w:type="paragraph" w:customStyle="1" w:styleId="Cabealho1">
    <w:name w:val="Cabeçalho1"/>
    <w:basedOn w:val="Normal"/>
    <w:next w:val="Cabealho"/>
    <w:link w:val="CabealhoChar"/>
    <w:uiPriority w:val="99"/>
    <w:unhideWhenUsed/>
    <w:rsid w:val="00037510"/>
    <w:pPr>
      <w:tabs>
        <w:tab w:val="center" w:pos="4252"/>
        <w:tab w:val="right" w:pos="8504"/>
      </w:tabs>
      <w:spacing w:line="240" w:lineRule="auto"/>
      <w:ind w:firstLine="567"/>
    </w:pPr>
    <w:rPr>
      <w:rFonts w:cstheme="minorBidi"/>
    </w:rPr>
  </w:style>
  <w:style w:type="character" w:customStyle="1" w:styleId="CabealhoChar">
    <w:name w:val="Cabeçalho Char"/>
    <w:basedOn w:val="Fontepargpadro"/>
    <w:link w:val="Cabealho1"/>
    <w:uiPriority w:val="99"/>
    <w:rsid w:val="00037510"/>
    <w:rPr>
      <w:rFonts w:ascii="Arial" w:eastAsia="Times New Roman" w:hAnsi="Arial"/>
      <w:sz w:val="24"/>
      <w:lang w:eastAsia="pt-BR"/>
    </w:rPr>
  </w:style>
  <w:style w:type="paragraph" w:customStyle="1" w:styleId="Rodap1">
    <w:name w:val="Rodapé1"/>
    <w:basedOn w:val="Normal"/>
    <w:next w:val="Rodap"/>
    <w:link w:val="RodapChar"/>
    <w:uiPriority w:val="99"/>
    <w:unhideWhenUsed/>
    <w:rsid w:val="00037510"/>
    <w:pPr>
      <w:tabs>
        <w:tab w:val="center" w:pos="4252"/>
        <w:tab w:val="right" w:pos="8504"/>
      </w:tabs>
      <w:spacing w:line="240" w:lineRule="auto"/>
      <w:ind w:firstLine="567"/>
    </w:pPr>
    <w:rPr>
      <w:rFonts w:cstheme="minorBidi"/>
    </w:rPr>
  </w:style>
  <w:style w:type="character" w:customStyle="1" w:styleId="RodapChar">
    <w:name w:val="Rodapé Char"/>
    <w:basedOn w:val="Fontepargpadro"/>
    <w:link w:val="Rodap1"/>
    <w:uiPriority w:val="99"/>
    <w:rsid w:val="00037510"/>
    <w:rPr>
      <w:rFonts w:ascii="Arial" w:eastAsia="Times New Roman" w:hAnsi="Arial"/>
      <w:sz w:val="24"/>
      <w:lang w:eastAsia="pt-BR"/>
    </w:rPr>
  </w:style>
  <w:style w:type="paragraph" w:customStyle="1" w:styleId="PargrafodaLista1">
    <w:name w:val="Parágrafo da Lista1"/>
    <w:basedOn w:val="Normal"/>
    <w:next w:val="PargrafodaLista"/>
    <w:uiPriority w:val="34"/>
    <w:rsid w:val="00037510"/>
    <w:pPr>
      <w:ind w:left="720" w:firstLine="567"/>
      <w:contextualSpacing/>
    </w:pPr>
  </w:style>
  <w:style w:type="paragraph" w:customStyle="1" w:styleId="CabealhodoSumrio1">
    <w:name w:val="Cabeçalho do Sumário1"/>
    <w:basedOn w:val="Ttulo1"/>
    <w:next w:val="Normal"/>
    <w:uiPriority w:val="39"/>
    <w:unhideWhenUsed/>
    <w:rsid w:val="00037510"/>
    <w:pPr>
      <w:spacing w:before="240" w:line="259" w:lineRule="auto"/>
      <w:ind w:firstLine="567"/>
      <w:outlineLvl w:val="9"/>
    </w:pPr>
    <w:rPr>
      <w:rFonts w:ascii="Calibri Light" w:hAnsi="Calibri Light"/>
      <w:b w:val="0"/>
      <w:color w:val="2E74B5"/>
      <w:sz w:val="32"/>
    </w:rPr>
  </w:style>
  <w:style w:type="paragraph" w:customStyle="1" w:styleId="Sumrio11">
    <w:name w:val="Sumário 11"/>
    <w:basedOn w:val="Normal"/>
    <w:next w:val="Normal"/>
    <w:autoRedefine/>
    <w:uiPriority w:val="39"/>
    <w:unhideWhenUsed/>
    <w:rsid w:val="00037510"/>
    <w:pPr>
      <w:tabs>
        <w:tab w:val="right" w:leader="dot" w:pos="9061"/>
      </w:tabs>
      <w:spacing w:after="100" w:line="240" w:lineRule="auto"/>
      <w:ind w:firstLine="0"/>
    </w:pPr>
    <w:rPr>
      <w:b/>
      <w:noProof/>
    </w:rPr>
  </w:style>
  <w:style w:type="paragraph" w:customStyle="1" w:styleId="Sumrio21">
    <w:name w:val="Sumário 21"/>
    <w:basedOn w:val="Normal"/>
    <w:next w:val="Normal"/>
    <w:autoRedefine/>
    <w:uiPriority w:val="39"/>
    <w:unhideWhenUsed/>
    <w:rsid w:val="00037510"/>
    <w:pPr>
      <w:tabs>
        <w:tab w:val="right" w:leader="dot" w:pos="9061"/>
      </w:tabs>
      <w:spacing w:after="100" w:line="240" w:lineRule="auto"/>
    </w:pPr>
  </w:style>
  <w:style w:type="paragraph" w:customStyle="1" w:styleId="Sumrio31">
    <w:name w:val="Sumário 31"/>
    <w:basedOn w:val="Normal"/>
    <w:next w:val="Normal"/>
    <w:autoRedefine/>
    <w:uiPriority w:val="39"/>
    <w:unhideWhenUsed/>
    <w:rsid w:val="00037510"/>
    <w:pPr>
      <w:tabs>
        <w:tab w:val="right" w:leader="dot" w:pos="9061"/>
      </w:tabs>
      <w:spacing w:after="100"/>
      <w:ind w:left="1276" w:firstLine="0"/>
    </w:pPr>
  </w:style>
  <w:style w:type="character" w:customStyle="1" w:styleId="Hyperlink1">
    <w:name w:val="Hyperlink1"/>
    <w:basedOn w:val="Fontepargpadro"/>
    <w:uiPriority w:val="99"/>
    <w:unhideWhenUsed/>
    <w:rsid w:val="00037510"/>
    <w:rPr>
      <w:color w:val="0563C1"/>
      <w:u w:val="single"/>
    </w:rPr>
  </w:style>
  <w:style w:type="paragraph" w:customStyle="1" w:styleId="Legenda1">
    <w:name w:val="Legenda1"/>
    <w:basedOn w:val="Normal"/>
    <w:next w:val="Normal"/>
    <w:uiPriority w:val="35"/>
    <w:semiHidden/>
    <w:unhideWhenUsed/>
    <w:qFormat/>
    <w:rsid w:val="00037510"/>
    <w:pPr>
      <w:spacing w:after="200" w:line="240" w:lineRule="auto"/>
      <w:ind w:firstLine="567"/>
    </w:pPr>
    <w:rPr>
      <w:i/>
      <w:iCs/>
      <w:color w:val="44546A"/>
      <w:sz w:val="18"/>
      <w:szCs w:val="18"/>
    </w:rPr>
  </w:style>
  <w:style w:type="paragraph" w:customStyle="1" w:styleId="ndicedeilustraes1">
    <w:name w:val="Índice de ilustrações1"/>
    <w:basedOn w:val="Normal"/>
    <w:next w:val="Normal"/>
    <w:uiPriority w:val="99"/>
    <w:unhideWhenUsed/>
    <w:rsid w:val="00037510"/>
    <w:pPr>
      <w:ind w:left="480" w:hanging="480"/>
    </w:pPr>
    <w:rPr>
      <w:rFonts w:ascii="Calibri" w:hAnsi="Calibri" w:cs="Calibri"/>
      <w:caps/>
      <w:sz w:val="20"/>
      <w:szCs w:val="20"/>
    </w:rPr>
  </w:style>
  <w:style w:type="paragraph" w:styleId="Pr-formataoHTML">
    <w:name w:val="HTML Preformatted"/>
    <w:basedOn w:val="Normal"/>
    <w:link w:val="Pr-formataoHTMLChar"/>
    <w:uiPriority w:val="99"/>
    <w:semiHidden/>
    <w:unhideWhenUsed/>
    <w:rsid w:val="00037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567"/>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037510"/>
    <w:rPr>
      <w:rFonts w:ascii="Courier New" w:hAnsi="Courier New" w:cs="Courier New"/>
      <w:sz w:val="20"/>
      <w:szCs w:val="20"/>
      <w:lang w:eastAsia="pt-BR"/>
    </w:rPr>
  </w:style>
  <w:style w:type="character" w:styleId="Forte">
    <w:name w:val="Strong"/>
    <w:basedOn w:val="Fontepargpadro"/>
    <w:uiPriority w:val="22"/>
    <w:rsid w:val="00037510"/>
    <w:rPr>
      <w:b/>
      <w:bCs/>
    </w:rPr>
  </w:style>
  <w:style w:type="character" w:styleId="nfase">
    <w:name w:val="Emphasis"/>
    <w:basedOn w:val="Fontepargpadro"/>
    <w:uiPriority w:val="20"/>
    <w:rsid w:val="00037510"/>
    <w:rPr>
      <w:i/>
      <w:iCs/>
    </w:rPr>
  </w:style>
  <w:style w:type="paragraph" w:customStyle="1" w:styleId="Textodebalo1">
    <w:name w:val="Texto de balão1"/>
    <w:basedOn w:val="Normal"/>
    <w:next w:val="Textodebalo"/>
    <w:link w:val="TextodebaloChar"/>
    <w:uiPriority w:val="99"/>
    <w:semiHidden/>
    <w:unhideWhenUsed/>
    <w:rsid w:val="00037510"/>
    <w:pPr>
      <w:spacing w:line="240" w:lineRule="auto"/>
      <w:ind w:firstLine="567"/>
    </w:pPr>
    <w:rPr>
      <w:rFonts w:ascii="Segoe UI" w:hAnsi="Segoe UI" w:cs="Segoe UI"/>
      <w:sz w:val="18"/>
      <w:szCs w:val="18"/>
    </w:rPr>
  </w:style>
  <w:style w:type="character" w:customStyle="1" w:styleId="TextodebaloChar">
    <w:name w:val="Texto de balão Char"/>
    <w:basedOn w:val="Fontepargpadro"/>
    <w:link w:val="Textodebalo1"/>
    <w:uiPriority w:val="99"/>
    <w:semiHidden/>
    <w:rsid w:val="00037510"/>
    <w:rPr>
      <w:rFonts w:ascii="Segoe UI" w:eastAsia="Times New Roman" w:hAnsi="Segoe UI" w:cs="Segoe UI"/>
      <w:sz w:val="18"/>
      <w:szCs w:val="18"/>
      <w:lang w:eastAsia="pt-BR"/>
    </w:rPr>
  </w:style>
  <w:style w:type="character" w:customStyle="1" w:styleId="MenoPendente1">
    <w:name w:val="Menção Pendente1"/>
    <w:basedOn w:val="Fontepargpadro"/>
    <w:uiPriority w:val="99"/>
    <w:semiHidden/>
    <w:unhideWhenUsed/>
    <w:rsid w:val="00037510"/>
    <w:rPr>
      <w:color w:val="808080"/>
      <w:shd w:val="clear" w:color="auto" w:fill="E6E6E6"/>
    </w:rPr>
  </w:style>
  <w:style w:type="paragraph" w:styleId="Cabealho">
    <w:name w:val="header"/>
    <w:basedOn w:val="Normal"/>
    <w:link w:val="CabealhoChar1"/>
    <w:uiPriority w:val="99"/>
    <w:unhideWhenUsed/>
    <w:rsid w:val="00037510"/>
    <w:pPr>
      <w:tabs>
        <w:tab w:val="center" w:pos="4252"/>
        <w:tab w:val="right" w:pos="8504"/>
      </w:tabs>
      <w:spacing w:line="240" w:lineRule="auto"/>
    </w:pPr>
  </w:style>
  <w:style w:type="character" w:customStyle="1" w:styleId="CabealhoChar1">
    <w:name w:val="Cabeçalho Char1"/>
    <w:basedOn w:val="Fontepargpadro"/>
    <w:link w:val="Cabealho"/>
    <w:uiPriority w:val="99"/>
    <w:rsid w:val="00037510"/>
    <w:rPr>
      <w:rFonts w:ascii="Arial" w:hAnsi="Arial" w:cs="Times New Roman"/>
      <w:sz w:val="24"/>
      <w:lang w:eastAsia="pt-BR"/>
    </w:rPr>
  </w:style>
  <w:style w:type="paragraph" w:styleId="Rodap">
    <w:name w:val="footer"/>
    <w:basedOn w:val="Normal"/>
    <w:link w:val="RodapChar1"/>
    <w:uiPriority w:val="99"/>
    <w:unhideWhenUsed/>
    <w:rsid w:val="00037510"/>
    <w:pPr>
      <w:tabs>
        <w:tab w:val="center" w:pos="4252"/>
        <w:tab w:val="right" w:pos="8504"/>
      </w:tabs>
      <w:spacing w:line="240" w:lineRule="auto"/>
    </w:pPr>
  </w:style>
  <w:style w:type="character" w:customStyle="1" w:styleId="RodapChar1">
    <w:name w:val="Rodapé Char1"/>
    <w:basedOn w:val="Fontepargpadro"/>
    <w:link w:val="Rodap"/>
    <w:uiPriority w:val="99"/>
    <w:rsid w:val="00037510"/>
    <w:rPr>
      <w:rFonts w:ascii="Arial" w:hAnsi="Arial" w:cs="Times New Roman"/>
      <w:sz w:val="24"/>
      <w:lang w:eastAsia="pt-BR"/>
    </w:rPr>
  </w:style>
  <w:style w:type="paragraph" w:styleId="PargrafodaLista">
    <w:name w:val="List Paragraph"/>
    <w:basedOn w:val="Normal"/>
    <w:rsid w:val="00037510"/>
    <w:pPr>
      <w:ind w:left="720"/>
      <w:contextualSpacing/>
    </w:pPr>
  </w:style>
  <w:style w:type="character" w:styleId="Hyperlink">
    <w:name w:val="Hyperlink"/>
    <w:basedOn w:val="Fontepargpadro"/>
    <w:uiPriority w:val="99"/>
    <w:unhideWhenUsed/>
    <w:rsid w:val="00037510"/>
    <w:rPr>
      <w:color w:val="0563C1" w:themeColor="hyperlink"/>
      <w:u w:val="single"/>
    </w:rPr>
  </w:style>
  <w:style w:type="paragraph" w:styleId="Textodebalo">
    <w:name w:val="Balloon Text"/>
    <w:basedOn w:val="Normal"/>
    <w:link w:val="TextodebaloChar1"/>
    <w:uiPriority w:val="99"/>
    <w:semiHidden/>
    <w:unhideWhenUsed/>
    <w:rsid w:val="00037510"/>
    <w:pPr>
      <w:spacing w:line="240" w:lineRule="auto"/>
    </w:pPr>
    <w:rPr>
      <w:rFonts w:ascii="Segoe UI" w:hAnsi="Segoe UI" w:cs="Segoe UI"/>
      <w:sz w:val="18"/>
      <w:szCs w:val="18"/>
    </w:rPr>
  </w:style>
  <w:style w:type="character" w:customStyle="1" w:styleId="TextodebaloChar1">
    <w:name w:val="Texto de balão Char1"/>
    <w:basedOn w:val="Fontepargpadro"/>
    <w:link w:val="Textodebalo"/>
    <w:uiPriority w:val="99"/>
    <w:semiHidden/>
    <w:rsid w:val="00037510"/>
    <w:rPr>
      <w:rFonts w:ascii="Segoe UI" w:hAnsi="Segoe UI" w:cs="Segoe UI"/>
      <w:sz w:val="18"/>
      <w:szCs w:val="18"/>
      <w:lang w:eastAsia="pt-BR"/>
    </w:rPr>
  </w:style>
  <w:style w:type="paragraph" w:styleId="CabealhodoSumrio">
    <w:name w:val="TOC Heading"/>
    <w:basedOn w:val="Ttulo1"/>
    <w:next w:val="Normal"/>
    <w:uiPriority w:val="39"/>
    <w:unhideWhenUsed/>
    <w:qFormat/>
    <w:rsid w:val="00B00A4D"/>
    <w:pPr>
      <w:spacing w:before="240" w:line="259" w:lineRule="auto"/>
      <w:outlineLvl w:val="9"/>
    </w:pPr>
    <w:rPr>
      <w:rFonts w:asciiTheme="majorHAnsi" w:hAnsiTheme="majorHAnsi"/>
      <w:b w:val="0"/>
      <w:color w:val="2F5496" w:themeColor="accent1" w:themeShade="BF"/>
      <w:sz w:val="32"/>
    </w:rPr>
  </w:style>
  <w:style w:type="paragraph" w:styleId="Sumrio1">
    <w:name w:val="toc 1"/>
    <w:basedOn w:val="Normal"/>
    <w:next w:val="Normal"/>
    <w:autoRedefine/>
    <w:uiPriority w:val="39"/>
    <w:unhideWhenUsed/>
    <w:rsid w:val="00B949ED"/>
    <w:pPr>
      <w:tabs>
        <w:tab w:val="right" w:leader="dot" w:pos="9061"/>
      </w:tabs>
      <w:spacing w:after="100" w:line="240" w:lineRule="auto"/>
      <w:ind w:firstLine="0"/>
    </w:pPr>
  </w:style>
  <w:style w:type="paragraph" w:customStyle="1" w:styleId="TIPO-1">
    <w:name w:val="/TIPO - 1"/>
    <w:aliases w:val="TIPO - 1"/>
    <w:basedOn w:val="Ttulo1"/>
    <w:rsid w:val="00180CBD"/>
  </w:style>
  <w:style w:type="table" w:styleId="Tabelacomgrade">
    <w:name w:val="Table Grid"/>
    <w:basedOn w:val="Tabelanormal"/>
    <w:uiPriority w:val="39"/>
    <w:rsid w:val="00823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rsid w:val="00955C6E"/>
    <w:pPr>
      <w:spacing w:after="200" w:line="240" w:lineRule="auto"/>
    </w:pPr>
    <w:rPr>
      <w:i/>
      <w:iCs/>
      <w:color w:val="44546A" w:themeColor="text2"/>
      <w:sz w:val="18"/>
      <w:szCs w:val="18"/>
    </w:rPr>
  </w:style>
  <w:style w:type="paragraph" w:customStyle="1" w:styleId="NORMAL0">
    <w:name w:val="/NORMAL"/>
    <w:aliases w:val="/Normal"/>
    <w:basedOn w:val="Ttulo2"/>
    <w:rsid w:val="00253D18"/>
  </w:style>
  <w:style w:type="paragraph" w:styleId="Sumrio2">
    <w:name w:val="toc 2"/>
    <w:basedOn w:val="Normal"/>
    <w:next w:val="Normal"/>
    <w:autoRedefine/>
    <w:uiPriority w:val="39"/>
    <w:unhideWhenUsed/>
    <w:rsid w:val="00B949ED"/>
    <w:pPr>
      <w:tabs>
        <w:tab w:val="right" w:leader="dot" w:pos="9061"/>
      </w:tabs>
      <w:spacing w:after="100" w:line="240" w:lineRule="auto"/>
      <w:ind w:firstLine="567"/>
    </w:pPr>
  </w:style>
  <w:style w:type="paragraph" w:styleId="Sumrio3">
    <w:name w:val="toc 3"/>
    <w:basedOn w:val="Normal"/>
    <w:next w:val="Normal"/>
    <w:autoRedefine/>
    <w:uiPriority w:val="39"/>
    <w:unhideWhenUsed/>
    <w:rsid w:val="006B3D34"/>
    <w:pPr>
      <w:spacing w:after="100"/>
      <w:ind w:left="480"/>
    </w:pPr>
  </w:style>
  <w:style w:type="paragraph" w:styleId="Corpodetexto">
    <w:name w:val="Body Text"/>
    <w:basedOn w:val="Normal"/>
    <w:link w:val="CorpodetextoChar"/>
    <w:rsid w:val="00A93764"/>
    <w:pPr>
      <w:spacing w:line="240" w:lineRule="auto"/>
      <w:ind w:firstLine="0"/>
      <w:jc w:val="left"/>
    </w:pPr>
    <w:rPr>
      <w:b/>
      <w:szCs w:val="20"/>
    </w:rPr>
  </w:style>
  <w:style w:type="character" w:customStyle="1" w:styleId="CorpodetextoChar">
    <w:name w:val="Corpo de texto Char"/>
    <w:basedOn w:val="Fontepargpadro"/>
    <w:link w:val="Corpodetexto"/>
    <w:rsid w:val="00A93764"/>
    <w:rPr>
      <w:rFonts w:ascii="Times New Roman" w:hAnsi="Times New Roman" w:cs="Times New Roman"/>
      <w:b/>
      <w:sz w:val="24"/>
      <w:szCs w:val="20"/>
      <w:lang w:eastAsia="pt-BR"/>
    </w:rPr>
  </w:style>
  <w:style w:type="paragraph" w:styleId="ndicedeilustraes">
    <w:name w:val="table of figures"/>
    <w:basedOn w:val="Normal"/>
    <w:next w:val="Normal"/>
    <w:uiPriority w:val="99"/>
    <w:unhideWhenUsed/>
    <w:rsid w:val="00A93764"/>
    <w:pPr>
      <w:ind w:firstLine="0"/>
    </w:pPr>
    <w:rPr>
      <w:rFonts w:cs="Arial"/>
      <w:sz w:val="22"/>
      <w:szCs w:val="24"/>
      <w:lang w:eastAsia="en-US"/>
    </w:rPr>
  </w:style>
  <w:style w:type="paragraph" w:styleId="NormalWeb">
    <w:name w:val="Normal (Web)"/>
    <w:basedOn w:val="Normal"/>
    <w:uiPriority w:val="99"/>
    <w:unhideWhenUsed/>
    <w:rsid w:val="00247282"/>
    <w:pPr>
      <w:spacing w:before="100" w:beforeAutospacing="1" w:after="100" w:afterAutospacing="1" w:line="240" w:lineRule="auto"/>
      <w:ind w:firstLine="0"/>
      <w:jc w:val="left"/>
    </w:pPr>
    <w:rPr>
      <w:szCs w:val="24"/>
    </w:rPr>
  </w:style>
  <w:style w:type="character" w:styleId="CdigoHTML">
    <w:name w:val="HTML Code"/>
    <w:uiPriority w:val="99"/>
    <w:semiHidden/>
    <w:unhideWhenUsed/>
    <w:rsid w:val="00247282"/>
    <w:rPr>
      <w:rFonts w:ascii="Courier New" w:eastAsia="Times New Roman" w:hAnsi="Courier New" w:cs="Courier New"/>
      <w:sz w:val="20"/>
      <w:szCs w:val="20"/>
    </w:rPr>
  </w:style>
  <w:style w:type="character" w:styleId="Refdecomentrio">
    <w:name w:val="annotation reference"/>
    <w:basedOn w:val="Fontepargpadro"/>
    <w:uiPriority w:val="99"/>
    <w:semiHidden/>
    <w:unhideWhenUsed/>
    <w:rsid w:val="00B31B55"/>
    <w:rPr>
      <w:sz w:val="16"/>
      <w:szCs w:val="16"/>
    </w:rPr>
  </w:style>
  <w:style w:type="paragraph" w:styleId="Textodecomentrio">
    <w:name w:val="annotation text"/>
    <w:basedOn w:val="Normal"/>
    <w:link w:val="TextodecomentrioChar"/>
    <w:uiPriority w:val="99"/>
    <w:unhideWhenUsed/>
    <w:rsid w:val="00B31B55"/>
    <w:pPr>
      <w:spacing w:line="240" w:lineRule="auto"/>
    </w:pPr>
    <w:rPr>
      <w:sz w:val="20"/>
      <w:szCs w:val="20"/>
    </w:rPr>
  </w:style>
  <w:style w:type="character" w:customStyle="1" w:styleId="TextodecomentrioChar">
    <w:name w:val="Texto de comentário Char"/>
    <w:basedOn w:val="Fontepargpadro"/>
    <w:link w:val="Textodecomentrio"/>
    <w:uiPriority w:val="99"/>
    <w:rsid w:val="00B31B55"/>
    <w:rPr>
      <w:rFonts w:ascii="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B31B55"/>
    <w:rPr>
      <w:b/>
      <w:bCs/>
    </w:rPr>
  </w:style>
  <w:style w:type="character" w:customStyle="1" w:styleId="AssuntodocomentrioChar">
    <w:name w:val="Assunto do comentário Char"/>
    <w:basedOn w:val="TextodecomentrioChar"/>
    <w:link w:val="Assuntodocomentrio"/>
    <w:uiPriority w:val="99"/>
    <w:semiHidden/>
    <w:rsid w:val="00B31B55"/>
    <w:rPr>
      <w:rFonts w:ascii="Times New Roman" w:hAnsi="Times New Roman" w:cs="Times New Roman"/>
      <w:b/>
      <w:bCs/>
      <w:sz w:val="20"/>
      <w:szCs w:val="20"/>
      <w:lang w:eastAsia="pt-BR"/>
    </w:rPr>
  </w:style>
  <w:style w:type="paragraph" w:styleId="Reviso">
    <w:name w:val="Revision"/>
    <w:hidden/>
    <w:uiPriority w:val="99"/>
    <w:semiHidden/>
    <w:rsid w:val="00B31B55"/>
    <w:pPr>
      <w:spacing w:after="0" w:line="240" w:lineRule="auto"/>
    </w:pPr>
    <w:rPr>
      <w:rFonts w:ascii="Times New Roman" w:hAnsi="Times New Roman" w:cs="Times New Roman"/>
      <w:sz w:val="2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65984">
      <w:bodyDiv w:val="1"/>
      <w:marLeft w:val="0"/>
      <w:marRight w:val="0"/>
      <w:marTop w:val="0"/>
      <w:marBottom w:val="0"/>
      <w:divBdr>
        <w:top w:val="none" w:sz="0" w:space="0" w:color="auto"/>
        <w:left w:val="none" w:sz="0" w:space="0" w:color="auto"/>
        <w:bottom w:val="none" w:sz="0" w:space="0" w:color="auto"/>
        <w:right w:val="none" w:sz="0" w:space="0" w:color="auto"/>
      </w:divBdr>
    </w:div>
    <w:div w:id="143813881">
      <w:bodyDiv w:val="1"/>
      <w:marLeft w:val="0"/>
      <w:marRight w:val="0"/>
      <w:marTop w:val="0"/>
      <w:marBottom w:val="0"/>
      <w:divBdr>
        <w:top w:val="none" w:sz="0" w:space="0" w:color="auto"/>
        <w:left w:val="none" w:sz="0" w:space="0" w:color="auto"/>
        <w:bottom w:val="none" w:sz="0" w:space="0" w:color="auto"/>
        <w:right w:val="none" w:sz="0" w:space="0" w:color="auto"/>
      </w:divBdr>
    </w:div>
    <w:div w:id="143933363">
      <w:bodyDiv w:val="1"/>
      <w:marLeft w:val="0"/>
      <w:marRight w:val="0"/>
      <w:marTop w:val="0"/>
      <w:marBottom w:val="0"/>
      <w:divBdr>
        <w:top w:val="none" w:sz="0" w:space="0" w:color="auto"/>
        <w:left w:val="none" w:sz="0" w:space="0" w:color="auto"/>
        <w:bottom w:val="none" w:sz="0" w:space="0" w:color="auto"/>
        <w:right w:val="none" w:sz="0" w:space="0" w:color="auto"/>
      </w:divBdr>
    </w:div>
    <w:div w:id="155995337">
      <w:bodyDiv w:val="1"/>
      <w:marLeft w:val="0"/>
      <w:marRight w:val="0"/>
      <w:marTop w:val="0"/>
      <w:marBottom w:val="0"/>
      <w:divBdr>
        <w:top w:val="none" w:sz="0" w:space="0" w:color="auto"/>
        <w:left w:val="none" w:sz="0" w:space="0" w:color="auto"/>
        <w:bottom w:val="none" w:sz="0" w:space="0" w:color="auto"/>
        <w:right w:val="none" w:sz="0" w:space="0" w:color="auto"/>
      </w:divBdr>
    </w:div>
    <w:div w:id="185365786">
      <w:bodyDiv w:val="1"/>
      <w:marLeft w:val="0"/>
      <w:marRight w:val="0"/>
      <w:marTop w:val="0"/>
      <w:marBottom w:val="0"/>
      <w:divBdr>
        <w:top w:val="none" w:sz="0" w:space="0" w:color="auto"/>
        <w:left w:val="none" w:sz="0" w:space="0" w:color="auto"/>
        <w:bottom w:val="none" w:sz="0" w:space="0" w:color="auto"/>
        <w:right w:val="none" w:sz="0" w:space="0" w:color="auto"/>
      </w:divBdr>
    </w:div>
    <w:div w:id="234173483">
      <w:bodyDiv w:val="1"/>
      <w:marLeft w:val="0"/>
      <w:marRight w:val="0"/>
      <w:marTop w:val="0"/>
      <w:marBottom w:val="0"/>
      <w:divBdr>
        <w:top w:val="none" w:sz="0" w:space="0" w:color="auto"/>
        <w:left w:val="none" w:sz="0" w:space="0" w:color="auto"/>
        <w:bottom w:val="none" w:sz="0" w:space="0" w:color="auto"/>
        <w:right w:val="none" w:sz="0" w:space="0" w:color="auto"/>
      </w:divBdr>
    </w:div>
    <w:div w:id="341514615">
      <w:bodyDiv w:val="1"/>
      <w:marLeft w:val="0"/>
      <w:marRight w:val="0"/>
      <w:marTop w:val="0"/>
      <w:marBottom w:val="0"/>
      <w:divBdr>
        <w:top w:val="none" w:sz="0" w:space="0" w:color="auto"/>
        <w:left w:val="none" w:sz="0" w:space="0" w:color="auto"/>
        <w:bottom w:val="none" w:sz="0" w:space="0" w:color="auto"/>
        <w:right w:val="none" w:sz="0" w:space="0" w:color="auto"/>
      </w:divBdr>
    </w:div>
    <w:div w:id="547111030">
      <w:bodyDiv w:val="1"/>
      <w:marLeft w:val="0"/>
      <w:marRight w:val="0"/>
      <w:marTop w:val="0"/>
      <w:marBottom w:val="0"/>
      <w:divBdr>
        <w:top w:val="none" w:sz="0" w:space="0" w:color="auto"/>
        <w:left w:val="none" w:sz="0" w:space="0" w:color="auto"/>
        <w:bottom w:val="none" w:sz="0" w:space="0" w:color="auto"/>
        <w:right w:val="none" w:sz="0" w:space="0" w:color="auto"/>
      </w:divBdr>
    </w:div>
    <w:div w:id="872427051">
      <w:bodyDiv w:val="1"/>
      <w:marLeft w:val="0"/>
      <w:marRight w:val="0"/>
      <w:marTop w:val="0"/>
      <w:marBottom w:val="0"/>
      <w:divBdr>
        <w:top w:val="none" w:sz="0" w:space="0" w:color="auto"/>
        <w:left w:val="none" w:sz="0" w:space="0" w:color="auto"/>
        <w:bottom w:val="none" w:sz="0" w:space="0" w:color="auto"/>
        <w:right w:val="none" w:sz="0" w:space="0" w:color="auto"/>
      </w:divBdr>
    </w:div>
    <w:div w:id="915699988">
      <w:bodyDiv w:val="1"/>
      <w:marLeft w:val="0"/>
      <w:marRight w:val="0"/>
      <w:marTop w:val="0"/>
      <w:marBottom w:val="0"/>
      <w:divBdr>
        <w:top w:val="none" w:sz="0" w:space="0" w:color="auto"/>
        <w:left w:val="none" w:sz="0" w:space="0" w:color="auto"/>
        <w:bottom w:val="none" w:sz="0" w:space="0" w:color="auto"/>
        <w:right w:val="none" w:sz="0" w:space="0" w:color="auto"/>
      </w:divBdr>
    </w:div>
    <w:div w:id="959728498">
      <w:bodyDiv w:val="1"/>
      <w:marLeft w:val="0"/>
      <w:marRight w:val="0"/>
      <w:marTop w:val="0"/>
      <w:marBottom w:val="0"/>
      <w:divBdr>
        <w:top w:val="none" w:sz="0" w:space="0" w:color="auto"/>
        <w:left w:val="none" w:sz="0" w:space="0" w:color="auto"/>
        <w:bottom w:val="none" w:sz="0" w:space="0" w:color="auto"/>
        <w:right w:val="none" w:sz="0" w:space="0" w:color="auto"/>
      </w:divBdr>
    </w:div>
    <w:div w:id="1029598788">
      <w:bodyDiv w:val="1"/>
      <w:marLeft w:val="0"/>
      <w:marRight w:val="0"/>
      <w:marTop w:val="0"/>
      <w:marBottom w:val="0"/>
      <w:divBdr>
        <w:top w:val="none" w:sz="0" w:space="0" w:color="auto"/>
        <w:left w:val="none" w:sz="0" w:space="0" w:color="auto"/>
        <w:bottom w:val="none" w:sz="0" w:space="0" w:color="auto"/>
        <w:right w:val="none" w:sz="0" w:space="0" w:color="auto"/>
      </w:divBdr>
      <w:divsChild>
        <w:div w:id="302851151">
          <w:marLeft w:val="0"/>
          <w:marRight w:val="0"/>
          <w:marTop w:val="0"/>
          <w:marBottom w:val="0"/>
          <w:divBdr>
            <w:top w:val="single" w:sz="2" w:space="0" w:color="E3E3E3"/>
            <w:left w:val="single" w:sz="2" w:space="0" w:color="E3E3E3"/>
            <w:bottom w:val="single" w:sz="2" w:space="0" w:color="E3E3E3"/>
            <w:right w:val="single" w:sz="2" w:space="0" w:color="E3E3E3"/>
          </w:divBdr>
          <w:divsChild>
            <w:div w:id="2048215806">
              <w:marLeft w:val="0"/>
              <w:marRight w:val="0"/>
              <w:marTop w:val="0"/>
              <w:marBottom w:val="0"/>
              <w:divBdr>
                <w:top w:val="single" w:sz="2" w:space="0" w:color="E3E3E3"/>
                <w:left w:val="single" w:sz="2" w:space="0" w:color="E3E3E3"/>
                <w:bottom w:val="single" w:sz="2" w:space="0" w:color="E3E3E3"/>
                <w:right w:val="single" w:sz="2" w:space="0" w:color="E3E3E3"/>
              </w:divBdr>
              <w:divsChild>
                <w:div w:id="1430538422">
                  <w:marLeft w:val="0"/>
                  <w:marRight w:val="0"/>
                  <w:marTop w:val="0"/>
                  <w:marBottom w:val="0"/>
                  <w:divBdr>
                    <w:top w:val="single" w:sz="2" w:space="0" w:color="E3E3E3"/>
                    <w:left w:val="single" w:sz="2" w:space="0" w:color="E3E3E3"/>
                    <w:bottom w:val="single" w:sz="2" w:space="0" w:color="E3E3E3"/>
                    <w:right w:val="single" w:sz="2" w:space="0" w:color="E3E3E3"/>
                  </w:divBdr>
                  <w:divsChild>
                    <w:div w:id="993995668">
                      <w:marLeft w:val="0"/>
                      <w:marRight w:val="0"/>
                      <w:marTop w:val="0"/>
                      <w:marBottom w:val="0"/>
                      <w:divBdr>
                        <w:top w:val="single" w:sz="2" w:space="0" w:color="E3E3E3"/>
                        <w:left w:val="single" w:sz="2" w:space="0" w:color="E3E3E3"/>
                        <w:bottom w:val="single" w:sz="2" w:space="0" w:color="E3E3E3"/>
                        <w:right w:val="single" w:sz="2" w:space="0" w:color="E3E3E3"/>
                      </w:divBdr>
                      <w:divsChild>
                        <w:div w:id="779108928">
                          <w:marLeft w:val="0"/>
                          <w:marRight w:val="0"/>
                          <w:marTop w:val="0"/>
                          <w:marBottom w:val="0"/>
                          <w:divBdr>
                            <w:top w:val="single" w:sz="2" w:space="0" w:color="E3E3E3"/>
                            <w:left w:val="single" w:sz="2" w:space="0" w:color="E3E3E3"/>
                            <w:bottom w:val="single" w:sz="2" w:space="0" w:color="E3E3E3"/>
                            <w:right w:val="single" w:sz="2" w:space="0" w:color="E3E3E3"/>
                          </w:divBdr>
                          <w:divsChild>
                            <w:div w:id="2116753167">
                              <w:marLeft w:val="0"/>
                              <w:marRight w:val="0"/>
                              <w:marTop w:val="0"/>
                              <w:marBottom w:val="0"/>
                              <w:divBdr>
                                <w:top w:val="single" w:sz="2" w:space="0" w:color="E3E3E3"/>
                                <w:left w:val="single" w:sz="2" w:space="0" w:color="E3E3E3"/>
                                <w:bottom w:val="single" w:sz="2" w:space="0" w:color="E3E3E3"/>
                                <w:right w:val="single" w:sz="2" w:space="0" w:color="E3E3E3"/>
                              </w:divBdr>
                              <w:divsChild>
                                <w:div w:id="140466863">
                                  <w:marLeft w:val="0"/>
                                  <w:marRight w:val="0"/>
                                  <w:marTop w:val="100"/>
                                  <w:marBottom w:val="100"/>
                                  <w:divBdr>
                                    <w:top w:val="single" w:sz="2" w:space="0" w:color="E3E3E3"/>
                                    <w:left w:val="single" w:sz="2" w:space="0" w:color="E3E3E3"/>
                                    <w:bottom w:val="single" w:sz="2" w:space="0" w:color="E3E3E3"/>
                                    <w:right w:val="single" w:sz="2" w:space="0" w:color="E3E3E3"/>
                                  </w:divBdr>
                                  <w:divsChild>
                                    <w:div w:id="1409962890">
                                      <w:marLeft w:val="0"/>
                                      <w:marRight w:val="0"/>
                                      <w:marTop w:val="0"/>
                                      <w:marBottom w:val="0"/>
                                      <w:divBdr>
                                        <w:top w:val="single" w:sz="2" w:space="0" w:color="E3E3E3"/>
                                        <w:left w:val="single" w:sz="2" w:space="0" w:color="E3E3E3"/>
                                        <w:bottom w:val="single" w:sz="2" w:space="0" w:color="E3E3E3"/>
                                        <w:right w:val="single" w:sz="2" w:space="0" w:color="E3E3E3"/>
                                      </w:divBdr>
                                      <w:divsChild>
                                        <w:div w:id="591206384">
                                          <w:marLeft w:val="0"/>
                                          <w:marRight w:val="0"/>
                                          <w:marTop w:val="0"/>
                                          <w:marBottom w:val="0"/>
                                          <w:divBdr>
                                            <w:top w:val="single" w:sz="2" w:space="0" w:color="E3E3E3"/>
                                            <w:left w:val="single" w:sz="2" w:space="0" w:color="E3E3E3"/>
                                            <w:bottom w:val="single" w:sz="2" w:space="0" w:color="E3E3E3"/>
                                            <w:right w:val="single" w:sz="2" w:space="0" w:color="E3E3E3"/>
                                          </w:divBdr>
                                          <w:divsChild>
                                            <w:div w:id="1382443480">
                                              <w:marLeft w:val="0"/>
                                              <w:marRight w:val="0"/>
                                              <w:marTop w:val="0"/>
                                              <w:marBottom w:val="0"/>
                                              <w:divBdr>
                                                <w:top w:val="single" w:sz="2" w:space="0" w:color="E3E3E3"/>
                                                <w:left w:val="single" w:sz="2" w:space="0" w:color="E3E3E3"/>
                                                <w:bottom w:val="single" w:sz="2" w:space="0" w:color="E3E3E3"/>
                                                <w:right w:val="single" w:sz="2" w:space="0" w:color="E3E3E3"/>
                                              </w:divBdr>
                                              <w:divsChild>
                                                <w:div w:id="1864245853">
                                                  <w:marLeft w:val="0"/>
                                                  <w:marRight w:val="0"/>
                                                  <w:marTop w:val="0"/>
                                                  <w:marBottom w:val="0"/>
                                                  <w:divBdr>
                                                    <w:top w:val="single" w:sz="2" w:space="0" w:color="E3E3E3"/>
                                                    <w:left w:val="single" w:sz="2" w:space="0" w:color="E3E3E3"/>
                                                    <w:bottom w:val="single" w:sz="2" w:space="0" w:color="E3E3E3"/>
                                                    <w:right w:val="single" w:sz="2" w:space="0" w:color="E3E3E3"/>
                                                  </w:divBdr>
                                                  <w:divsChild>
                                                    <w:div w:id="920142468">
                                                      <w:marLeft w:val="0"/>
                                                      <w:marRight w:val="0"/>
                                                      <w:marTop w:val="0"/>
                                                      <w:marBottom w:val="0"/>
                                                      <w:divBdr>
                                                        <w:top w:val="single" w:sz="2" w:space="0" w:color="E3E3E3"/>
                                                        <w:left w:val="single" w:sz="2" w:space="0" w:color="E3E3E3"/>
                                                        <w:bottom w:val="single" w:sz="2" w:space="0" w:color="E3E3E3"/>
                                                        <w:right w:val="single" w:sz="2" w:space="0" w:color="E3E3E3"/>
                                                      </w:divBdr>
                                                      <w:divsChild>
                                                        <w:div w:id="559243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57618133">
          <w:marLeft w:val="0"/>
          <w:marRight w:val="0"/>
          <w:marTop w:val="0"/>
          <w:marBottom w:val="0"/>
          <w:divBdr>
            <w:top w:val="none" w:sz="0" w:space="0" w:color="auto"/>
            <w:left w:val="none" w:sz="0" w:space="0" w:color="auto"/>
            <w:bottom w:val="none" w:sz="0" w:space="0" w:color="auto"/>
            <w:right w:val="none" w:sz="0" w:space="0" w:color="auto"/>
          </w:divBdr>
        </w:div>
      </w:divsChild>
    </w:div>
    <w:div w:id="1081949784">
      <w:bodyDiv w:val="1"/>
      <w:marLeft w:val="0"/>
      <w:marRight w:val="0"/>
      <w:marTop w:val="0"/>
      <w:marBottom w:val="0"/>
      <w:divBdr>
        <w:top w:val="none" w:sz="0" w:space="0" w:color="auto"/>
        <w:left w:val="none" w:sz="0" w:space="0" w:color="auto"/>
        <w:bottom w:val="none" w:sz="0" w:space="0" w:color="auto"/>
        <w:right w:val="none" w:sz="0" w:space="0" w:color="auto"/>
      </w:divBdr>
    </w:div>
    <w:div w:id="1101219031">
      <w:bodyDiv w:val="1"/>
      <w:marLeft w:val="0"/>
      <w:marRight w:val="0"/>
      <w:marTop w:val="0"/>
      <w:marBottom w:val="0"/>
      <w:divBdr>
        <w:top w:val="none" w:sz="0" w:space="0" w:color="auto"/>
        <w:left w:val="none" w:sz="0" w:space="0" w:color="auto"/>
        <w:bottom w:val="none" w:sz="0" w:space="0" w:color="auto"/>
        <w:right w:val="none" w:sz="0" w:space="0" w:color="auto"/>
      </w:divBdr>
    </w:div>
    <w:div w:id="1130632135">
      <w:bodyDiv w:val="1"/>
      <w:marLeft w:val="0"/>
      <w:marRight w:val="0"/>
      <w:marTop w:val="0"/>
      <w:marBottom w:val="0"/>
      <w:divBdr>
        <w:top w:val="none" w:sz="0" w:space="0" w:color="auto"/>
        <w:left w:val="none" w:sz="0" w:space="0" w:color="auto"/>
        <w:bottom w:val="none" w:sz="0" w:space="0" w:color="auto"/>
        <w:right w:val="none" w:sz="0" w:space="0" w:color="auto"/>
      </w:divBdr>
    </w:div>
    <w:div w:id="1250700024">
      <w:bodyDiv w:val="1"/>
      <w:marLeft w:val="0"/>
      <w:marRight w:val="0"/>
      <w:marTop w:val="0"/>
      <w:marBottom w:val="0"/>
      <w:divBdr>
        <w:top w:val="none" w:sz="0" w:space="0" w:color="auto"/>
        <w:left w:val="none" w:sz="0" w:space="0" w:color="auto"/>
        <w:bottom w:val="none" w:sz="0" w:space="0" w:color="auto"/>
        <w:right w:val="none" w:sz="0" w:space="0" w:color="auto"/>
      </w:divBdr>
    </w:div>
    <w:div w:id="1338996115">
      <w:bodyDiv w:val="1"/>
      <w:marLeft w:val="0"/>
      <w:marRight w:val="0"/>
      <w:marTop w:val="0"/>
      <w:marBottom w:val="0"/>
      <w:divBdr>
        <w:top w:val="none" w:sz="0" w:space="0" w:color="auto"/>
        <w:left w:val="none" w:sz="0" w:space="0" w:color="auto"/>
        <w:bottom w:val="none" w:sz="0" w:space="0" w:color="auto"/>
        <w:right w:val="none" w:sz="0" w:space="0" w:color="auto"/>
      </w:divBdr>
    </w:div>
    <w:div w:id="1540237084">
      <w:bodyDiv w:val="1"/>
      <w:marLeft w:val="0"/>
      <w:marRight w:val="0"/>
      <w:marTop w:val="0"/>
      <w:marBottom w:val="0"/>
      <w:divBdr>
        <w:top w:val="none" w:sz="0" w:space="0" w:color="auto"/>
        <w:left w:val="none" w:sz="0" w:space="0" w:color="auto"/>
        <w:bottom w:val="none" w:sz="0" w:space="0" w:color="auto"/>
        <w:right w:val="none" w:sz="0" w:space="0" w:color="auto"/>
      </w:divBdr>
      <w:divsChild>
        <w:div w:id="2140830045">
          <w:marLeft w:val="0"/>
          <w:marRight w:val="0"/>
          <w:marTop w:val="0"/>
          <w:marBottom w:val="0"/>
          <w:divBdr>
            <w:top w:val="single" w:sz="2" w:space="0" w:color="E3E3E3"/>
            <w:left w:val="single" w:sz="2" w:space="0" w:color="E3E3E3"/>
            <w:bottom w:val="single" w:sz="2" w:space="0" w:color="E3E3E3"/>
            <w:right w:val="single" w:sz="2" w:space="0" w:color="E3E3E3"/>
          </w:divBdr>
          <w:divsChild>
            <w:div w:id="1337541463">
              <w:marLeft w:val="0"/>
              <w:marRight w:val="0"/>
              <w:marTop w:val="0"/>
              <w:marBottom w:val="0"/>
              <w:divBdr>
                <w:top w:val="single" w:sz="2" w:space="0" w:color="E3E3E3"/>
                <w:left w:val="single" w:sz="2" w:space="0" w:color="E3E3E3"/>
                <w:bottom w:val="single" w:sz="2" w:space="0" w:color="E3E3E3"/>
                <w:right w:val="single" w:sz="2" w:space="0" w:color="E3E3E3"/>
              </w:divBdr>
              <w:divsChild>
                <w:div w:id="1287661713">
                  <w:marLeft w:val="0"/>
                  <w:marRight w:val="0"/>
                  <w:marTop w:val="0"/>
                  <w:marBottom w:val="0"/>
                  <w:divBdr>
                    <w:top w:val="single" w:sz="2" w:space="0" w:color="E3E3E3"/>
                    <w:left w:val="single" w:sz="2" w:space="0" w:color="E3E3E3"/>
                    <w:bottom w:val="single" w:sz="2" w:space="0" w:color="E3E3E3"/>
                    <w:right w:val="single" w:sz="2" w:space="0" w:color="E3E3E3"/>
                  </w:divBdr>
                  <w:divsChild>
                    <w:div w:id="2118406512">
                      <w:marLeft w:val="0"/>
                      <w:marRight w:val="0"/>
                      <w:marTop w:val="0"/>
                      <w:marBottom w:val="0"/>
                      <w:divBdr>
                        <w:top w:val="single" w:sz="2" w:space="0" w:color="E3E3E3"/>
                        <w:left w:val="single" w:sz="2" w:space="0" w:color="E3E3E3"/>
                        <w:bottom w:val="single" w:sz="2" w:space="0" w:color="E3E3E3"/>
                        <w:right w:val="single" w:sz="2" w:space="0" w:color="E3E3E3"/>
                      </w:divBdr>
                      <w:divsChild>
                        <w:div w:id="842014165">
                          <w:marLeft w:val="0"/>
                          <w:marRight w:val="0"/>
                          <w:marTop w:val="0"/>
                          <w:marBottom w:val="0"/>
                          <w:divBdr>
                            <w:top w:val="single" w:sz="2" w:space="0" w:color="E3E3E3"/>
                            <w:left w:val="single" w:sz="2" w:space="0" w:color="E3E3E3"/>
                            <w:bottom w:val="single" w:sz="2" w:space="0" w:color="E3E3E3"/>
                            <w:right w:val="single" w:sz="2" w:space="0" w:color="E3E3E3"/>
                          </w:divBdr>
                          <w:divsChild>
                            <w:div w:id="996835051">
                              <w:marLeft w:val="0"/>
                              <w:marRight w:val="0"/>
                              <w:marTop w:val="0"/>
                              <w:marBottom w:val="0"/>
                              <w:divBdr>
                                <w:top w:val="single" w:sz="2" w:space="0" w:color="E3E3E3"/>
                                <w:left w:val="single" w:sz="2" w:space="0" w:color="E3E3E3"/>
                                <w:bottom w:val="single" w:sz="2" w:space="0" w:color="E3E3E3"/>
                                <w:right w:val="single" w:sz="2" w:space="0" w:color="E3E3E3"/>
                              </w:divBdr>
                              <w:divsChild>
                                <w:div w:id="1236940268">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151614">
                                      <w:marLeft w:val="0"/>
                                      <w:marRight w:val="0"/>
                                      <w:marTop w:val="0"/>
                                      <w:marBottom w:val="0"/>
                                      <w:divBdr>
                                        <w:top w:val="single" w:sz="2" w:space="0" w:color="E3E3E3"/>
                                        <w:left w:val="single" w:sz="2" w:space="0" w:color="E3E3E3"/>
                                        <w:bottom w:val="single" w:sz="2" w:space="0" w:color="E3E3E3"/>
                                        <w:right w:val="single" w:sz="2" w:space="0" w:color="E3E3E3"/>
                                      </w:divBdr>
                                      <w:divsChild>
                                        <w:div w:id="627929783">
                                          <w:marLeft w:val="0"/>
                                          <w:marRight w:val="0"/>
                                          <w:marTop w:val="0"/>
                                          <w:marBottom w:val="0"/>
                                          <w:divBdr>
                                            <w:top w:val="single" w:sz="2" w:space="0" w:color="E3E3E3"/>
                                            <w:left w:val="single" w:sz="2" w:space="0" w:color="E3E3E3"/>
                                            <w:bottom w:val="single" w:sz="2" w:space="0" w:color="E3E3E3"/>
                                            <w:right w:val="single" w:sz="2" w:space="0" w:color="E3E3E3"/>
                                          </w:divBdr>
                                          <w:divsChild>
                                            <w:div w:id="54204338">
                                              <w:marLeft w:val="0"/>
                                              <w:marRight w:val="0"/>
                                              <w:marTop w:val="0"/>
                                              <w:marBottom w:val="0"/>
                                              <w:divBdr>
                                                <w:top w:val="single" w:sz="2" w:space="0" w:color="E3E3E3"/>
                                                <w:left w:val="single" w:sz="2" w:space="0" w:color="E3E3E3"/>
                                                <w:bottom w:val="single" w:sz="2" w:space="0" w:color="E3E3E3"/>
                                                <w:right w:val="single" w:sz="2" w:space="0" w:color="E3E3E3"/>
                                              </w:divBdr>
                                              <w:divsChild>
                                                <w:div w:id="1959681397">
                                                  <w:marLeft w:val="0"/>
                                                  <w:marRight w:val="0"/>
                                                  <w:marTop w:val="0"/>
                                                  <w:marBottom w:val="0"/>
                                                  <w:divBdr>
                                                    <w:top w:val="single" w:sz="2" w:space="0" w:color="E3E3E3"/>
                                                    <w:left w:val="single" w:sz="2" w:space="0" w:color="E3E3E3"/>
                                                    <w:bottom w:val="single" w:sz="2" w:space="0" w:color="E3E3E3"/>
                                                    <w:right w:val="single" w:sz="2" w:space="0" w:color="E3E3E3"/>
                                                  </w:divBdr>
                                                  <w:divsChild>
                                                    <w:div w:id="2079204644">
                                                      <w:marLeft w:val="0"/>
                                                      <w:marRight w:val="0"/>
                                                      <w:marTop w:val="0"/>
                                                      <w:marBottom w:val="0"/>
                                                      <w:divBdr>
                                                        <w:top w:val="single" w:sz="2" w:space="0" w:color="E3E3E3"/>
                                                        <w:left w:val="single" w:sz="2" w:space="0" w:color="E3E3E3"/>
                                                        <w:bottom w:val="single" w:sz="2" w:space="0" w:color="E3E3E3"/>
                                                        <w:right w:val="single" w:sz="2" w:space="0" w:color="E3E3E3"/>
                                                      </w:divBdr>
                                                      <w:divsChild>
                                                        <w:div w:id="891504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2609401">
          <w:marLeft w:val="0"/>
          <w:marRight w:val="0"/>
          <w:marTop w:val="0"/>
          <w:marBottom w:val="0"/>
          <w:divBdr>
            <w:top w:val="none" w:sz="0" w:space="0" w:color="auto"/>
            <w:left w:val="none" w:sz="0" w:space="0" w:color="auto"/>
            <w:bottom w:val="none" w:sz="0" w:space="0" w:color="auto"/>
            <w:right w:val="none" w:sz="0" w:space="0" w:color="auto"/>
          </w:divBdr>
        </w:div>
      </w:divsChild>
    </w:div>
    <w:div w:id="1675381456">
      <w:bodyDiv w:val="1"/>
      <w:marLeft w:val="0"/>
      <w:marRight w:val="0"/>
      <w:marTop w:val="0"/>
      <w:marBottom w:val="0"/>
      <w:divBdr>
        <w:top w:val="none" w:sz="0" w:space="0" w:color="auto"/>
        <w:left w:val="none" w:sz="0" w:space="0" w:color="auto"/>
        <w:bottom w:val="none" w:sz="0" w:space="0" w:color="auto"/>
        <w:right w:val="none" w:sz="0" w:space="0" w:color="auto"/>
      </w:divBdr>
    </w:div>
    <w:div w:id="1696079382">
      <w:bodyDiv w:val="1"/>
      <w:marLeft w:val="0"/>
      <w:marRight w:val="0"/>
      <w:marTop w:val="0"/>
      <w:marBottom w:val="0"/>
      <w:divBdr>
        <w:top w:val="none" w:sz="0" w:space="0" w:color="auto"/>
        <w:left w:val="none" w:sz="0" w:space="0" w:color="auto"/>
        <w:bottom w:val="none" w:sz="0" w:space="0" w:color="auto"/>
        <w:right w:val="none" w:sz="0" w:space="0" w:color="auto"/>
      </w:divBdr>
    </w:div>
    <w:div w:id="1710761862">
      <w:bodyDiv w:val="1"/>
      <w:marLeft w:val="0"/>
      <w:marRight w:val="0"/>
      <w:marTop w:val="0"/>
      <w:marBottom w:val="0"/>
      <w:divBdr>
        <w:top w:val="none" w:sz="0" w:space="0" w:color="auto"/>
        <w:left w:val="none" w:sz="0" w:space="0" w:color="auto"/>
        <w:bottom w:val="none" w:sz="0" w:space="0" w:color="auto"/>
        <w:right w:val="none" w:sz="0" w:space="0" w:color="auto"/>
      </w:divBdr>
    </w:div>
    <w:div w:id="1977249272">
      <w:bodyDiv w:val="1"/>
      <w:marLeft w:val="0"/>
      <w:marRight w:val="0"/>
      <w:marTop w:val="0"/>
      <w:marBottom w:val="0"/>
      <w:divBdr>
        <w:top w:val="none" w:sz="0" w:space="0" w:color="auto"/>
        <w:left w:val="none" w:sz="0" w:space="0" w:color="auto"/>
        <w:bottom w:val="none" w:sz="0" w:space="0" w:color="auto"/>
        <w:right w:val="none" w:sz="0" w:space="0" w:color="auto"/>
      </w:divBdr>
    </w:div>
    <w:div w:id="1987931035">
      <w:bodyDiv w:val="1"/>
      <w:marLeft w:val="0"/>
      <w:marRight w:val="0"/>
      <w:marTop w:val="0"/>
      <w:marBottom w:val="0"/>
      <w:divBdr>
        <w:top w:val="none" w:sz="0" w:space="0" w:color="auto"/>
        <w:left w:val="none" w:sz="0" w:space="0" w:color="auto"/>
        <w:bottom w:val="none" w:sz="0" w:space="0" w:color="auto"/>
        <w:right w:val="none" w:sz="0" w:space="0" w:color="auto"/>
      </w:divBdr>
    </w:div>
    <w:div w:id="2107190257">
      <w:bodyDiv w:val="1"/>
      <w:marLeft w:val="0"/>
      <w:marRight w:val="0"/>
      <w:marTop w:val="0"/>
      <w:marBottom w:val="0"/>
      <w:divBdr>
        <w:top w:val="none" w:sz="0" w:space="0" w:color="auto"/>
        <w:left w:val="none" w:sz="0" w:space="0" w:color="auto"/>
        <w:bottom w:val="none" w:sz="0" w:space="0" w:color="auto"/>
        <w:right w:val="none" w:sz="0" w:space="0" w:color="auto"/>
      </w:divBdr>
    </w:div>
    <w:div w:id="212723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exame.com/invest/minhas-financas/menos-e-mais-como-evitar-excesso-de-informacoes-ao-investir/" TargetMode="External"/><Relationship Id="rId3" Type="http://schemas.openxmlformats.org/officeDocument/2006/relationships/styles" Target="styles.xml"/><Relationship Id="rId21" Type="http://schemas.openxmlformats.org/officeDocument/2006/relationships/hyperlink" Target="https://www.anbima.com.br/pt_br/especial/raio-x-do-investidor-brasileiro.htm"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gemini.google.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gov.br/investidor/pt-br/educacional/publicacoes-educacionais/cvm-comportamental/volume-1-vieses-do-investidor.pdf"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fema.com.br/public/file/32056773-f3d6-48f7-99f8-b83ab4561e69/CLAAS-DAUANA-KUHN--ANALISE-DO-MERCADO-DE-ACOES-ATRAVES-DA-ESTRATEGIA-FUNDAMENTALISTA--CC-2019-2-.pdf" TargetMode="External"/><Relationship Id="rId28"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yperlink" Target="https://repositorio.unifesp.br/bitstream/handle/11600/62492/TCC%20-%20HENRIQUE%20YAMAGUTI%20AUGUSTO.pdf" TargetMode="External"/><Relationship Id="rId27" Type="http://schemas.openxmlformats.org/officeDocument/2006/relationships/hyperlink" Target="https://repositorio.unesp.br/handle/11449/244304" TargetMode="External"/><Relationship Id="rId30"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08F76-71DC-4C68-99F9-59715C514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42</Pages>
  <Words>9849</Words>
  <Characters>53189</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TRIBE.BR</dc:creator>
  <cp:lastModifiedBy>Mateus Restier</cp:lastModifiedBy>
  <cp:revision>6</cp:revision>
  <cp:lastPrinted>2019-09-24T15:04:00Z</cp:lastPrinted>
  <dcterms:created xsi:type="dcterms:W3CDTF">2025-10-22T15:41:00Z</dcterms:created>
  <dcterms:modified xsi:type="dcterms:W3CDTF">2025-11-10T20:38:00Z</dcterms:modified>
</cp:coreProperties>
</file>